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ascii"?>
<Relationships xmlns="http://schemas.openxmlformats.org/package/2006/relationships">
  <Relationship Id="rId4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1" Type="http://schemas.openxmlformats.org/officeDocument/2006/relationships/extended-properties" Target="docProps/app.xml"/>
  <Relationship Id="rId3" Type="http://schemas.openxmlformats.org/officeDocument/2006/relationships/custom-properties" Target="docProps/custom.xml"/>
</Relationships>

</file>

<file path=word/document.xml><?xml version="1.0" encoding="ascii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0871B">
      <w:bookmarkStart w:id="1" w:name="_GoBack"/>
      <w:bookmarkEnd w:id="1"/>
      <w:r>
        <w:rPr>
          <w:rFonts w:hint="eastAsia"/>
        </w:rPr>
        <w:t xml:space="preserve">                        </w:t>
      </w:r>
      <w:r>
        <w:rPr>
          <w:rFonts w:hint="eastAsia"/>
          <w:b/>
          <w:bCs/>
          <w:sz w:val="36"/>
          <w:szCs w:val="36"/>
        </w:rPr>
        <w:t>&#28248;&#37324;&#24773;&#21306;&#22495;&#38144;&#21806;&#21512;&#21516;</w:t>
      </w:r>
    </w:p>
    <w:p w14:paraId="297BEF13">
      <w:pPr>
        <w:rPr>
          <w:b/>
          <w:bCs/>
          <w:sz w:val="24"/>
        </w:rPr>
      </w:pPr>
    </w:p>
    <w:p w14:paraId="128F84B2">
      <w:pPr>
        <w:rPr>
          <w:rFonts w:hint="eastAsia" w:ascii="&#23435;&#20307;" w:hAnsi="&#23435;&#20307;"/>
          <w:bCs/>
          <w:sz w:val="24"/>
        </w:rPr>
      </w:pPr>
      <w:r>
        <w:rPr>
          <w:rFonts w:hint="eastAsia" w:ascii="&#23435;&#20307;" w:hAnsi="&#23435;&#20307;"/>
          <w:bCs/>
          <w:sz w:val="24"/>
        </w:rPr>
        <w:t>&#30002;&#26041;&#65306;&#28246;&#21335;&#28248;&#37324;&#24773;&#20892;&#19994;&#31185;&#25216;&#26377;&#38480;&#20844;&#21496;</w:t>
      </w:r>
    </w:p>
    <w:p w14:paraId="26E25D82">
      <w:pPr>
        <w:rPr>
          <w:rFonts w:hint="eastAsia" w:ascii="&#23435;&#20307;" w:hAnsi="&#23435;&#20307;"/>
          <w:bCs/>
          <w:sz w:val="24"/>
        </w:rPr>
      </w:pPr>
      <w:r>
        <w:rPr>
          <w:rFonts w:hint="eastAsia" w:ascii="&#23435;&#20307;" w:hAnsi="&#23435;&#20307;"/>
          <w:bCs/>
          <w:sz w:val="24"/>
        </w:rPr>
        <w:t>&#27861;&#23450;&#20195;&#34920;&#20154;&#65306;</w:t>
      </w:r>
      <w:r>
        <w:fldChar w:fldCharType="begin"/>
      </w:r>
      <w:r>
        <w:instrText xml:space="preserve"> HYPERLINK "https://aiqicha.baidu.com/person?personId=67cd1d8776adbb539dda301386a628f7" \t "https://aiqicha.baidu.com/_blank" </w:instrText>
      </w:r>
      <w:r>
        <w:fldChar w:fldCharType="separate"/>
      </w:r>
      <w:r>
        <w:rPr>
          <w:rFonts w:ascii="&#23435;&#20307;" w:hAnsi="&#23435;&#20307;"/>
          <w:bCs/>
          <w:sz w:val="24"/>
        </w:rPr>
        <w:t>&#26361;&#20845;&#21326;</w:t>
      </w:r>
      <w:r>
        <w:rPr>
          <w:rFonts w:ascii="&#23435;&#20307;" w:hAnsi="&#23435;&#20307;"/>
          <w:bCs/>
          <w:sz w:val="24"/>
        </w:rPr>
        <w:fldChar w:fldCharType="end"/>
      </w:r>
    </w:p>
    <w:p w14:paraId="552A0A95">
      <w:pPr>
        <w:rPr>
          <w:rFonts w:hint="eastAsia" w:eastAsia="&#23435;&#20307;"/>
          <w:sz w:val="24"/>
          <w:lang w:val="en-US" w:eastAsia="zh-CN"/>
        </w:rPr>
      </w:pPr>
    </w:p>
    <w:p w14:paraId="35604830">
      <w:pPr>
        <w:rPr>
          <w:rFonts w:hint="default" w:eastAsia="&#23435;&#20307;"/>
          <w:sz w:val="24"/>
          <w:lang w:val="en-US" w:eastAsia="zh-CN"/>
        </w:rPr>
      </w:pPr>
      <w:r>
        <w:rPr>
          <w:rFonts w:hint="eastAsia"/>
          <w:sz w:val="24"/>
        </w:rPr>
        <w:t>&#20057;&#26041;&#65306;</w:t>
      </w:r>
    </w:p>
    <w:p w14:paraId="1C71A9C8">
      <w:pPr>
        <w:rPr>
          <w:rFonts w:hint="default" w:eastAsia="&#23435;&#20307;"/>
          <w:sz w:val="24"/>
          <w:lang w:val="en-US" w:eastAsia="zh-CN"/>
        </w:rPr>
      </w:pPr>
      <w:r>
        <w:rPr>
          <w:rFonts w:hint="eastAsia"/>
          <w:sz w:val="24"/>
        </w:rPr>
        <w:t>&#32463;&#33829;&#32773;&#65306;</w:t>
      </w:r>
    </w:p>
    <w:p w14:paraId="5EDC60C0">
      <w:pPr>
        <w:rPr>
          <w:sz w:val="24"/>
        </w:rPr>
      </w:pPr>
      <w:r>
        <w:rPr>
          <w:rFonts w:hint="eastAsia"/>
          <w:sz w:val="24"/>
        </w:rPr>
        <w:t xml:space="preserve">&#22320;&#22336;&#65306; </w:t>
      </w:r>
    </w:p>
    <w:p w14:paraId="5F1F9FBF">
      <w:pPr>
        <w:ind w:firstLine="480" w:firstLineChars="200"/>
        <w:rPr>
          <w:sz w:val="24"/>
        </w:rPr>
      </w:pPr>
      <w:r>
        <w:rPr>
          <w:sz w:val="24"/>
          <w:szCs w:val="24"/>
        </w:rPr>
        <w:t>&#26681;&#25454;</w:t>
      </w:r>
      <w:r>
        <w:rPr>
          <w:sz w:val="24"/>
        </w:rPr>
        <w:t>&#12298;&#20013;&#21326;&#20154;&#27665;&#20849;&#21644;&#22269;</w:t>
      </w:r>
      <w:r>
        <w:rPr>
          <w:rFonts w:hint="eastAsia"/>
          <w:sz w:val="24"/>
        </w:rPr>
        <w:t>&#27665;&#27861;&#20856;</w:t>
      </w:r>
      <w:r>
        <w:rPr>
          <w:sz w:val="24"/>
        </w:rPr>
        <w:t>&#12299;&#31561;&#30456;&#20851;&#27861;&#24459;&#27861;&#35268;&#65292; &#30002;&#12289;&#20057;&#21452;&#26041;&#22522;&#20110;&#35802;&#23454;&#20449;&#29992;</w:t>
      </w:r>
      <w:r>
        <w:rPr>
          <w:rFonts w:hint="eastAsia"/>
          <w:sz w:val="24"/>
        </w:rPr>
        <w:t>&#12289;</w:t>
      </w:r>
      <w:r>
        <w:rPr>
          <w:sz w:val="24"/>
        </w:rPr>
        <w:t>&#21451;&#22909;&#21327;&#21830;&#12289;&#24179;&#31561;&#20114;&#21033;&#30340;&#21407;&#21017;&#65292;&#23601;</w:t>
      </w:r>
      <w:r>
        <w:rPr>
          <w:rFonts w:hint="eastAsia"/>
          <w:sz w:val="24"/>
        </w:rPr>
        <w:t>&#20057;&#26041;&#38144;&#21806;&#30002;&#26041;</w:t>
      </w:r>
      <w:r>
        <w:rPr>
          <w:rFonts w:hint="eastAsia"/>
          <w:sz w:val="24"/>
          <w:u w:val="single"/>
        </w:rPr>
        <w:t>&#8220;&#28248;&#37324;&#24773;&#31995;&#21015;&#20135;&#21697;&#21450;&#30002;&#26041;&#30340;&#20135;&#21697;&#8221;</w:t>
      </w:r>
      <w:r>
        <w:rPr>
          <w:sz w:val="24"/>
        </w:rPr>
        <w:t>&#20107;&#23452;&#36798;&#25104;&#22914;&#19979;</w:t>
      </w:r>
      <w:r>
        <w:rPr>
          <w:rFonts w:hint="eastAsia"/>
          <w:sz w:val="24"/>
        </w:rPr>
        <w:t>&#21512;&#21516;</w:t>
      </w:r>
      <w:r>
        <w:rPr>
          <w:sz w:val="24"/>
        </w:rPr>
        <w:t>&#65292;&#20197;&#36164;&#20849;&#21516;&#36981;&#23432;&#65306;</w:t>
      </w:r>
    </w:p>
    <w:p w14:paraId="5B4043CB">
      <w:pPr>
        <w:rPr>
          <w:sz w:val="24"/>
        </w:rPr>
      </w:pPr>
    </w:p>
    <w:p w14:paraId="4B75A1AE">
      <w:pPr>
        <w:rPr>
          <w:rFonts w:hint="eastAsia" w:ascii="&#23435;&#20307;" w:hAnsi="&#23435;&#20307;"/>
          <w:b/>
          <w:bCs/>
          <w:sz w:val="24"/>
        </w:rPr>
      </w:pPr>
      <w:r>
        <w:rPr>
          <w:rFonts w:hint="eastAsia" w:ascii="&#23435;&#20307;" w:hAnsi="&#23435;&#20307;"/>
          <w:b/>
          <w:bCs/>
          <w:sz w:val="24"/>
        </w:rPr>
        <w:t xml:space="preserve">&#31532;&#19968;&#26465; </w:t>
      </w:r>
      <w:r>
        <w:rPr>
          <w:rFonts w:ascii="&#23435;&#20307;" w:hAnsi="&#23435;&#20307;"/>
          <w:b/>
          <w:bCs/>
          <w:sz w:val="24"/>
        </w:rPr>
        <w:t>&#21512;&#20316;&#27169;&#24335;</w:t>
      </w:r>
    </w:p>
    <w:p w14:paraId="7AC86F5E">
      <w:pPr>
        <w:numPr>
          <w:ilvl w:val="0"/>
          <w:numId w:val="1"/>
        </w:numPr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&#30002;&#26041;&#25480;&#26435;&#20057;&#26041;&#20026;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  <w:u w:val="single"/>
          <w:lang w:val="en-US" w:eastAsia="zh-CN"/>
        </w:rPr>
        <w:t xml:space="preserve">      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</w:rPr>
        <w:t>&#30465;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  <w:u w:val="single"/>
          <w:lang w:val="en-US" w:eastAsia="zh-CN"/>
        </w:rPr>
        <w:t xml:space="preserve">   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</w:rPr>
        <w:t>&#24066;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  <w:u w:val="single"/>
          <w:lang w:val="en-US" w:eastAsia="zh-CN"/>
        </w:rPr>
        <w:t xml:space="preserve">  </w:t>
      </w:r>
      <w:r>
        <w:rPr>
          <w:rFonts w:hint="eastAsia" w:ascii="&#23435;&#20307;" w:hAnsi="&#23435;&#20307;"/>
          <w:sz w:val="24"/>
          <w:u w:val="single"/>
        </w:rPr>
        <w:t xml:space="preserve"> </w:t>
      </w:r>
      <w:r>
        <w:rPr>
          <w:rFonts w:hint="eastAsia" w:ascii="&#23435;&#20307;" w:hAnsi="&#23435;&#20307;"/>
          <w:sz w:val="24"/>
        </w:rPr>
        <w:t>&#21439;&#65288;&#21306;&#65289;&#21306;&#22495;&#20869;&#65288;&#24635;&#65289;&#65288;&#29305;&#32422;&#65289;&#32463;&#38144;&#21830;&#12290;&#30002;&#26041;&#36127;&#36131;&#32422;&#23450;&#21306;&#22495;&#30340;&#28248;&#37324;&#24773;&#31995;&#21015;&#20135;&#21697;&#21450;&#30002;&#26041;&#30340;&#20135;&#21697;&#30340;&#20379;&#36135;&#65307;&#20057;&#26041;&#36127;&#36131;&#21306;&#22495;&#20869;&#30340;&#24066;&#22330;&#24320;&#21457;&#12289;&#20135;&#21697;&#23459;&#20256;&#12289;&#20135;&#21697;&#38144;&#21806;&#12289;&#21806;&#21518;&#26381;&#21153;&#12289;</w:t>
      </w:r>
      <w:r>
        <w:rPr>
          <w:rFonts w:hint="eastAsia" w:ascii="&#23435;&#20307;" w:hAnsi="&#23435;&#20307;"/>
          <w:kern w:val="0"/>
          <w:sz w:val="24"/>
        </w:rPr>
        <w:t>&#21306;&#22495;&#20869;&#20998;&#38144;&#21830;&#31649;&#29702;&#31561;</w:t>
      </w:r>
      <w:r>
        <w:rPr>
          <w:rFonts w:hint="eastAsia" w:ascii="&#23435;&#20307;" w:hAnsi="&#23435;&#20307;"/>
          <w:sz w:val="24"/>
        </w:rPr>
        <w:t>&#12290;</w:t>
      </w:r>
    </w:p>
    <w:p w14:paraId="76655D36">
      <w:pPr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2&#12289;&#30002;&#20057;&#21452;&#26041;&#22343;&#20026;&#21512;&#27861;&#23384;&#32493;&#30340;&#29420;&#31435;&#27861;&#24459;&#20027;&#20307;&#65292;&#21452;&#26041;&#21508;&#33258;&#29420;&#31435;&#25215;&#25285;&#27665;&#20107;&#36131;&#20219;&#65292;&#38500;&#26412;&#21512;&#21516;&#35268;&#23450;&#20043;&#26435;&#21033;&#19982;&#20041;&#21153;&#20851;&#31995;&#65292;&#21452;&#26041;&#20043;&#38388;&#26080;&#20135;&#26435;&#25110;&#38582;&#23646;&#20851;&#31995;&#65292;&#20057;&#26041;&#26080;&#26435;&#20195;&#34920;&#30002;&#26041;&#31614;&#32626;&#20219;&#20309;&#27861;&#24459;&#25991;&#20214;&#12290;&#30002;&#20057;&#21452;&#26041;&#36130;&#21153;&#29420;&#31435;&#26680;&#31639;&#12289;&#23545;&#21508;&#33258;&#30340;&#20538;&#26435;&#12289;&#20538;&#21153;&#36127;&#36131;&#65292;&#20114;&#19981;&#25215;&#25285;&#20195;&#20301;&#28165;&#20607;&#12289;&#25285;&#20445;&#12289;&#36830;&#24102;&#31561;&#36131;&#20219;&#12290;</w:t>
      </w:r>
    </w:p>
    <w:p w14:paraId="29B5C865">
      <w:pPr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3&#12289;&#20057;&#26041;&#20225;&#19994;&#30001;&#20057;&#26041;&#20840;&#26435;&#36127;&#36131;&#32463;&#33829;&#31649;&#29702;&#65292;&#20057;&#26041;&#33258;&#25285;&#32463;&#33829;&#39118;&#38505;&#12289;&#33258;&#36127;&#30408;&#20111;&#65292;&#20381;&#27861;&#32435;&#31246;&#65292;&#22914;&#20135;&#29983;&#20154;&#36523;&#23433;&#20840;&#20107;&#25925;&#12289;&#20405;&#26435;&#36131;&#20219;&#12289;&#20538;&#21153;&#12289;&#20111;&#25439;&#31561;&#65292;&#22343;&#30001;&#20057;&#26041;&#29420;&#31435;&#25215;&#25285;&#19968;&#20999;&#36131;&#20219;&#24182;&#36180;&#20607;&#21463;&#25439;&#26041;&#25152;&#26377;&#25439;&#22833;&#12290;</w:t>
      </w:r>
    </w:p>
    <w:p w14:paraId="3DD59432">
      <w:pPr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4&#12289;&#30002;&#26041;&#19982;&#20057;&#26041;&#30340;&#21592;&#24037;&#19981;&#23384;&#22312;&#21171;&#21160;&#20851;&#31995;&#65292;&#23545;&#20854;&#21592;&#24037;&#34892;&#20026;&#19981;&#25215;&#25285;&#20219;&#20309;&#27861;&#24459;&#36131;&#20219;&#65292;&#21592;&#24037;&#30340;&#20859;&#32769;&#20445;&#38505;&#12289;&#21307;&#30103;&#20445;&#38505;&#12289;&#22833;&#19994;&#20445;&#38505;&#12289;&#20844;&#31215;&#37329;&#31561;&#31038;&#20250;&#20445;&#38505;&#30340;&#21150;&#29702;&#36131;&#20219;&#30001;&#20057;&#26041;&#29420;&#31435;&#25215;&#25285;&#12290;</w:t>
      </w:r>
    </w:p>
    <w:p w14:paraId="45A32345">
      <w:pPr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5&#12289;&#30693;&#35782;&#20135;&#26435;&#26465;&#27454;&#65306;&#8220;&#28248;&#37324;&#24773;&#8221;&#21697;&#29260;&#30001;&#30002;&#26041;&#21019;&#35774;&#24182;&#31649;&#29702;&#65292;&#35813;&#21697;&#29260;&#30340;&#21830;&#26631;&#26435;&#12289;&#20135;&#21697;&#26631;&#35782;&#31561;&#30693;&#35782;&#20135;&#26435;&#22343;&#24402;&#30002;&#26041;&#25152;&#26377;&#12290;&#38500;&#20026;&#26412;&#21512;&#21516;&#32422;&#23450;&#30340;&#20057;&#26041;&#32463;&#33829;&#30446;&#30340;&#20043;&#22806;&#65292;&#20057;&#26041;&#19981;&#24471;&#20026;&#20219;&#20309;&#20854;&#23427;&#30446;&#30340;&#20351;&#29992;&#30002;&#26041;&#21697;&#29260;&#26631;&#35782;&#65307;&#26410;&#32463;&#30002;&#26041;&#20070;&#38754;&#21516;&#24847;&#65292;&#20057;&#26041;&#19981;&#24471;&#22312;&#26412;&#21512;&#21516;&#25351;&#23450;&#21512;&#20316;&#21306;&#22495;&#20197;&#22806;&#20351;&#29992;&#30002;&#26041;&#21697;&#29260;&#26631;&#35782;&#65307;&#20057;&#26041;&#20351;&#29992;&#30002;&#26041;&#21697;&#29260;&#26631;&#35782;&#26102;&#65292;&#19981;&#24471;&#25439;&#23475;&#30002;&#26041;&#21697;&#29260;&#24418;&#35937;&#12290;&#22914;&#20057;&#26041;&#36829;&#32422;&#65292;&#30002;&#26041;&#26377;&#26435;&#36861;&#31350;&#20057;&#26041;&#27861;&#24459;&#36131;&#20219;&#65292;&#22914;&#36896;&#25104;&#30002;&#26041;&#25439;&#22833;&#30001;&#20057;&#26041;&#25215;&#25285;&#36180;&#20607;&#36131;&#20219;&#12290;</w:t>
      </w:r>
    </w:p>
    <w:p w14:paraId="1E8CF77E">
      <w:pPr>
        <w:rPr>
          <w:b/>
          <w:bCs/>
          <w:sz w:val="24"/>
        </w:rPr>
      </w:pPr>
    </w:p>
    <w:p w14:paraId="20FF660E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&#31532;&#20108;&#26465; &#38144;&#21806;&#20135;&#21697;&#30340;&#33539;&#30068;&#12289;&#20215;&#26684;</w:t>
      </w:r>
    </w:p>
    <w:p w14:paraId="00FAF34B">
      <w:pPr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1&#12289;&#20057;&#26041;&#26377;&#20041;&#21153;&#32500;&#25252;&#25152;&#38144;&#21806;&#20135;&#21697;&#30340;&#24066;&#22330;&#20215;&#26684;&#65292;&#26410;&#32463;&#30002;&#26041;&#20070;&#38754;&#21516;&#24847;&#65292;&#20057;&#26041;&#19981;&#24471;&#25797;&#33258;&#35843;&#20215;&#38144;&#21806;&#12290;</w:t>
      </w:r>
    </w:p>
    <w:p w14:paraId="36542D4F">
      <w:pPr>
        <w:rPr>
          <w:sz w:val="24"/>
        </w:rPr>
      </w:pPr>
      <w:r>
        <w:rPr>
          <w:rFonts w:hint="eastAsia"/>
          <w:sz w:val="24"/>
        </w:rPr>
        <w:t>2&#12289;</w:t>
      </w:r>
      <w:r>
        <w:rPr>
          <w:sz w:val="24"/>
        </w:rPr>
        <w:t>&#22914;&#36935;&#21040;</w:t>
      </w:r>
      <w:r>
        <w:rPr>
          <w:rFonts w:hint="eastAsia"/>
          <w:sz w:val="24"/>
        </w:rPr>
        <w:t>&#21407;&#36741;&#26009;</w:t>
      </w:r>
      <w:r>
        <w:rPr>
          <w:sz w:val="24"/>
        </w:rPr>
        <w:t>&#20215;&#26684;&#35843;&#25972;&#12289;</w:t>
      </w:r>
      <w:r>
        <w:rPr>
          <w:rFonts w:hint="eastAsia"/>
          <w:sz w:val="24"/>
        </w:rPr>
        <w:t>&#20154;&#24037;&#19978;&#28072;&#12289;&#22330;&#22320;&#31199;&#37329;&#19978;&#28072;</w:t>
      </w:r>
      <w:r>
        <w:rPr>
          <w:sz w:val="24"/>
        </w:rPr>
        <w:t>&#31561;</w:t>
      </w:r>
      <w:r>
        <w:rPr>
          <w:rFonts w:hint="eastAsia"/>
          <w:sz w:val="24"/>
        </w:rPr>
        <w:t>&#29983;&#20135;&#25104;&#26412;</w:t>
      </w:r>
      <w:r>
        <w:rPr>
          <w:sz w:val="24"/>
        </w:rPr>
        <w:t>&#26377;&#36739;&#22823;&#21464;&#21270;</w:t>
      </w:r>
      <w:r>
        <w:rPr>
          <w:rFonts w:hint="eastAsia"/>
          <w:sz w:val="24"/>
        </w:rPr>
        <w:t>&#30340;</w:t>
      </w:r>
      <w:r>
        <w:rPr>
          <w:sz w:val="24"/>
        </w:rPr>
        <w:t>&#24773;&#20917;&#65292;&#30002;&#26041;&#26377;&#26435;&#36866;&#24403;&#35843;&#25972;</w:t>
      </w:r>
      <w:r>
        <w:rPr>
          <w:rFonts w:hint="eastAsia"/>
          <w:sz w:val="24"/>
        </w:rPr>
        <w:t>&#38144;&#21806;&#20215;&#26684;</w:t>
      </w:r>
      <w:r>
        <w:rPr>
          <w:sz w:val="24"/>
        </w:rPr>
        <w:t>&#12290;</w:t>
      </w:r>
    </w:p>
    <w:p w14:paraId="565AF7DB">
      <w:pPr>
        <w:rPr>
          <w:b/>
          <w:bCs/>
          <w:sz w:val="24"/>
        </w:rPr>
      </w:pPr>
    </w:p>
    <w:p w14:paraId="49411C2E">
      <w:pPr>
        <w:rPr>
          <w:b/>
          <w:bCs/>
          <w:sz w:val="24"/>
        </w:rPr>
      </w:pPr>
    </w:p>
    <w:p w14:paraId="7AE36EC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&#31532;&#19977;&#26465; &#38144;&#37327;&#20219;&#21153;</w:t>
      </w:r>
    </w:p>
    <w:p w14:paraId="021E1A3F">
      <w:pPr>
        <w:rPr>
          <w:sz w:val="24"/>
        </w:rPr>
      </w:pPr>
      <w:r>
        <w:rPr>
          <w:rFonts w:hint="eastAsia"/>
          <w:sz w:val="24"/>
        </w:rPr>
        <w:t xml:space="preserve">1&#12289;&#38144;&#21806;&#20219;&#21153;: </w:t>
      </w:r>
    </w:p>
    <w:p w14:paraId="57E194DD">
      <w:pPr>
        <w:rPr>
          <w:sz w:val="24"/>
        </w:rPr>
      </w:pPr>
      <w:r>
        <w:rPr>
          <w:rFonts w:hint="eastAsia"/>
          <w:sz w:val="24"/>
        </w:rPr>
        <w:t>&#20057;&#26041;&#24180;&#24230;&#38144;&#21806;&#20219;&#21153;&#20026;&#20154;&#27665;&#24065;:</w:t>
      </w:r>
      <w:r>
        <w:rPr>
          <w:rFonts w:hint="eastAsia"/>
          <w:sz w:val="24"/>
          <w:u w:val="none"/>
        </w:rPr>
        <w:t>_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&#19975;&#20803;(&#22823;&#20889;&#65289;&#12290;</w:t>
      </w:r>
    </w:p>
    <w:p w14:paraId="0418C20D">
      <w:pPr>
        <w:rPr>
          <w:sz w:val="24"/>
        </w:rPr>
      </w:pPr>
      <w:r>
        <w:rPr>
          <w:rFonts w:hint="eastAsia"/>
          <w:sz w:val="24"/>
        </w:rPr>
        <w:t>&#12304;&#27880;&#24847;&#12305;&#65306;&#20057;&#26041;&#19981;&#20801;&#35768;&#36328;&#21306;&#22495;&#20302;&#20110;&#21457;&#36135;&#20215;&#26684;&#20302;&#20215;&#20542;&#38144;&#65307;&#19981;&#20801;&#35768;&#36137;&#21334;&#20223;&#20882;&#25105;&#20844;&#21496;&#20135;&#21697;&#21697;&#29260;&#20135;&#21697;&#65307;&#19981;&#20801;&#35768;&#38144;&#21806;&#20551;&#36135;&#65307;</w:t>
      </w:r>
    </w:p>
    <w:p w14:paraId="44D91615">
      <w:pPr>
        <w:rPr>
          <w:sz w:val="24"/>
        </w:rPr>
      </w:pPr>
      <w:r>
        <w:rPr>
          <w:rFonts w:hint="eastAsia"/>
          <w:sz w:val="24"/>
        </w:rPr>
        <w:t>2&#12289;&#31614;&#35746;&#24180;&#38144;&#37327;&#38144;&#21806;&#39069;&#24517;&#39035;&#30456;&#27604;&#19978;&#19968;&#24180;&#26377;&#22686;&#38271;&#65292;&#26410;&#23436;&#25104;</w:t>
      </w:r>
      <w:r>
        <w:rPr>
          <w:rFonts w:hint="eastAsia"/>
          <w:color w:val="0070C0"/>
          <w:sz w:val="24"/>
        </w:rPr>
        <w:t>&#21512;&#21516;&#32422;&#23450;&#24180;&#38144;&#37327;</w:t>
      </w:r>
      <w:r>
        <w:rPr>
          <w:rFonts w:hint="eastAsia"/>
          <w:sz w:val="24"/>
        </w:rPr>
        <w:t>&#65292;&#20844;&#21496;&#19981;&#20104;&#25903;&#20184;&#36820;&#21033;&#12290;&#65288;&#29305;&#27530;&#21407;&#22240;&#65306;&#30001;&#20110;&#22269;&#23478;&#25919;&#31574;&#27861;&#35268;&#12289;&#33258;&#28982;&#28798;&#23475;&#12289;&#30123;&#24773;&#12289;&#25112;&#20105;&#12289;&#31361;&#21457;&#31561;&#19981;&#21487;&#25239;&#21147;&#23548;&#33268;&#30340;&#38144;&#37327;&#26410;&#36798;&#26631;&#65292;&#32463;&#30001;&#30002;&#26041;&#26680;&#23454;&#30830;&#35748;&#65292;&#21327;&#21830;&#35299;&#20915;&#65289;&#12290;</w:t>
      </w:r>
    </w:p>
    <w:p w14:paraId="0EFFA4AE">
      <w:pPr>
        <w:rPr>
          <w:rFonts w:hint="eastAsia"/>
          <w:sz w:val="24"/>
        </w:rPr>
      </w:pPr>
      <w:r>
        <w:rPr>
          <w:rFonts w:hint="eastAsia"/>
          <w:sz w:val="24"/>
        </w:rPr>
        <w:t>3&#12289;&#22914;&#20057;&#26041;&#26377;&#21512;&#20316;&#8220;&#23439;&#27888;&#25438;&#20332;&#21697;&#29260;&#31995;&#21015;&#20135;&#21697;&#8221;&#65292;&#19981;&#20801;&#35768;&#22312;&#32447;&#19978;&#65288;&#21508;&#30005;&#21830;&#24179;&#21488;&#65306;&#22914;&#65306;&#28120;&#23453;&#12289;&#22825;&#29483;&#12289;&#25340;&#22810;&#22810;&#12289;&#20140;&#19996;&#31561;&#31561;&#65289;&#36827;&#34892;&#25346;&#21697;&#12289;&#25512;&#38144;&#25110;&#38144;&#21806;&#65307;&#19968;&#32463;&#21457;&#29616;&#65292;&#38144;&#37327;&#21512;&#21516;&#31435;&#21363;&#20316;&#24223;&#65292;&#30002;&#26041;&#19981;&#20104;&#20817;&#29616;&#20057;&#26041;&#20219;&#20309;&#36820;&#21033;&#12290;</w:t>
      </w:r>
    </w:p>
    <w:p w14:paraId="005D693A">
      <w:pPr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4&#12289;&#30002;&#26041;&#25353;&#24180;&#24230;&#23545;&#20057;&#26041;&#36827;&#34892;&#32771;&#26680;&#65292;&#22914;&#20057;&#26041;&#26410;&#33021;&#23436;&#25104;&#24180;&#24230;&#38144;&#21806;&#20219;&#21153;&#65292;&#30002;&#26041;&#26377;&#26435;&#25910;&#22238;&#35813;&#21306;&#22495;&#38144;&#21806;&#26435;&#21033;&#65292;&#20057;&#26041;&#24517;&#39035;&#26080;&#26465;&#20214;&#21327;&#21161;&#30002;&#26041;&#36716;&#35753;&#35813;&#21306;&#22495;&#38144;&#21806;&#26435;&#21033;&#32473;&#20854;&#20182;&#20195;&#29702;&#21830;&#25110;&#20195;&#29702;&#20154;&#12290;&#30001;&#20110;&#22269;&#23478;&#25919;&#31574;&#27861;&#35268;&#12289;&#33258;&#28982;&#28798;&#23475;&#12289;&#30123;&#24773;&#31561;&#19981;&#21487;&#25239;&#21147;&#23548;&#33268;&#30340;&#38144;&#37327;&#19981;&#36798;&#26631;&#65292;&#32463;&#30002;&#26041;&#26680;&#23454;&#30830;&#35748;&#65292;&#30002;&#26041;&#20445;&#30041;&#20057;&#26041;&#38144;&#21806;&#26435;&#21033;&#12290;</w:t>
      </w:r>
    </w:p>
    <w:p w14:paraId="1A9A8A86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b/>
          <w:bCs/>
          <w:sz w:val="24"/>
        </w:rPr>
      </w:pPr>
    </w:p>
    <w:p w14:paraId="35C0EFDA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b/>
          <w:bCs/>
          <w:sz w:val="24"/>
        </w:rPr>
      </w:pPr>
      <w:r>
        <w:rPr>
          <w:rFonts w:hint="eastAsia" w:ascii="&#23435;&#20307;" w:hAnsi="&#23435;&#20307;"/>
          <w:b/>
          <w:bCs/>
          <w:sz w:val="24"/>
        </w:rPr>
        <w:t>&#31532;&#22235;&#26465; &#35746;&#36135;&#12289;&#20184;&#27454;&#19982;&#21457;&#36135;</w:t>
      </w:r>
    </w:p>
    <w:p w14:paraId="45BE56BE">
      <w:pPr>
        <w:widowControl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 xml:space="preserve">1&#12289;&#35746;&#36135;&#65306;&#20057;&#26041;&#27599;&#27425;&#35746;&#36135;&#39035;&#25552;&#21069;&#19977;&#22825;&#21521;&#30002;&#26041;&#19979;&#35746;&#21333;&#65292;&#20197;&#25991;&#23383;&#24418;&#24335;&#33267;&#30002;&#26041;&#65292;&#35746;&#21333;&#20316;&#20026;&#26412;&#21512;&#21516;&#30340;&#38468;&#20214;&#65292;&#19982;&#26412;&#21512;&#21516;&#20855;&#26377;&#21516;&#31561;&#27861;&#24459;&#25928;&#21147;&#12290;  </w:t>
      </w:r>
    </w:p>
    <w:p w14:paraId="32128D31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2&#12289;&#20184;&#27454;&#65306;&#27599;&#27425;&#35746;&#36135;&#26102;&#65292;&#20057;&#26041;&#24212;&#23558;&#36135;&#27454;&#20840;&#39069;&#25903;&#20184;&#33267;&#30002;&#26041;&#25351;&#23450;&#36134;&#25143;&#65306;</w:t>
      </w:r>
    </w:p>
    <w:p w14:paraId="0CBF664C">
      <w:pPr>
        <w:tabs>
          <w:tab w:val="left" w:pos="1908"/>
          <w:tab w:val="left" w:pos="4830"/>
        </w:tabs>
        <w:ind w:left="420" w:leftChars="200" w:firstLine="480"/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 xml:space="preserve">&#25143; </w:t>
      </w:r>
      <w:r>
        <w:rPr>
          <w:rFonts w:ascii="&#23435;&#20307;" w:hAnsi="&#23435;&#20307;"/>
          <w:sz w:val="24"/>
        </w:rPr>
        <w:t xml:space="preserve"> </w:t>
      </w:r>
      <w:r>
        <w:rPr>
          <w:rFonts w:hint="eastAsia" w:ascii="&#23435;&#20307;" w:hAnsi="&#23435;&#20307;"/>
          <w:sz w:val="24"/>
        </w:rPr>
        <w:t>&#21517;&#65306;&#28246;&#21335;&#28248;&#37324;&#24773;&#20892;&#19994;&#31185;&#25216;&#26377;&#38480;&#20844;&#21496;</w:t>
      </w:r>
    </w:p>
    <w:p w14:paraId="25C42EC1">
      <w:pPr>
        <w:tabs>
          <w:tab w:val="left" w:pos="1908"/>
          <w:tab w:val="left" w:pos="4830"/>
        </w:tabs>
        <w:ind w:left="420" w:leftChars="200" w:firstLine="480"/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&#24320;&#25143;&#34892;&#65306;&#20852;&#19994;&#38134;&#34892;&#32929;&#20221;&#26377;&#38480;&#20844;&#21496;&#38271;&#27801;&#19996;&#39118;&#36335;&#25903;&#34892;</w:t>
      </w:r>
    </w:p>
    <w:p w14:paraId="72425DFA">
      <w:pPr>
        <w:tabs>
          <w:tab w:val="left" w:pos="1908"/>
          <w:tab w:val="left" w:pos="4830"/>
        </w:tabs>
        <w:ind w:left="420" w:leftChars="200" w:firstLine="480"/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 xml:space="preserve">&#36134; </w:t>
      </w:r>
      <w:r>
        <w:rPr>
          <w:rFonts w:ascii="&#23435;&#20307;" w:hAnsi="&#23435;&#20307;"/>
          <w:sz w:val="24"/>
        </w:rPr>
        <w:t xml:space="preserve"> </w:t>
      </w:r>
      <w:r>
        <w:rPr>
          <w:rFonts w:hint="eastAsia" w:ascii="&#23435;&#20307;" w:hAnsi="&#23435;&#20307;"/>
          <w:sz w:val="24"/>
        </w:rPr>
        <w:t>&#21495;&#65306;368170100100287919</w:t>
      </w:r>
    </w:p>
    <w:p w14:paraId="771C450A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 xml:space="preserve">  &#30002;&#26041;&#38144;&#21806;&#20154;&#21592;&#26080;&#25910;&#27454;&#26435;&#38480;&#65292;&#22914;&#20057;&#26041;&#23558;&#36135;&#27454;&#25903;&#20184;&#32473;&#30002;&#26041;&#19994;&#21153;&#21592;&#65292;&#30002;&#26041;&#23558;&#19981;&#20104;&#35748;&#21487;&#12290;</w:t>
      </w:r>
    </w:p>
    <w:p w14:paraId="12918F57">
      <w:pPr>
        <w:widowControl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3&#12289;&#21457;&#36135;&#65306;&#30002;&#26041;&#25910;&#21040;&#20057;&#26041;&#36135;&#27454;</w:t>
      </w:r>
      <w:r>
        <w:rPr>
          <w:rFonts w:hint="eastAsia" w:ascii="&#23435;&#20307;" w:hAnsi="&#23435;&#20307;"/>
          <w:kern w:val="0"/>
          <w:sz w:val="24"/>
          <w:u w:val="single"/>
        </w:rPr>
        <w:t xml:space="preserve">      </w:t>
      </w:r>
      <w:r>
        <w:rPr>
          <w:rFonts w:hint="eastAsia" w:ascii="&#23435;&#20307;" w:hAnsi="&#23435;&#20307;"/>
          <w:kern w:val="0"/>
          <w:sz w:val="24"/>
        </w:rPr>
        <w:t>&#26085;&#20869;&#21457;&#36135;&#12290;&#22914;&#36935;&#19981;&#21487;&#25239;&#21147;&#25110;&#24847;&#22806;&#20107;&#25925;&#65292;&#30002;&#26041;&#21487;&#24310;&#26399;&#21457;&#36135;&#65292;&#24182;&#21450;&#26102;&#36890;&#30693;&#20057;&#26041;&#12290;</w:t>
      </w:r>
    </w:p>
    <w:p w14:paraId="7534B613">
      <w:pPr>
        <w:rPr>
          <w:sz w:val="24"/>
        </w:rPr>
      </w:pPr>
      <w:r>
        <w:rPr>
          <w:rFonts w:hint="eastAsia"/>
          <w:sz w:val="24"/>
        </w:rPr>
        <w:t>4&#12289;&#20132;&#36135;&#26041;&#24335;&#65306;</w:t>
      </w:r>
      <w:r>
        <w:rPr>
          <w:rFonts w:hint="eastAsia" w:ascii="&#718;&#805;" w:hAnsi="&#718;&#805;"/>
          <w:sz w:val="24"/>
        </w:rPr>
        <w:t xml:space="preserve">&#9633;&#30002;&#26041;&#36865;&#36135;&#33267;&#20057;&#26041;&#25351;&#23450;&#22320;&#28857;  &#9633;&#20057;&#26041;&#33258;&#25552;  </w:t>
      </w:r>
    </w:p>
    <w:p w14:paraId="0239DCF5">
      <w:pPr>
        <w:ind w:firstLine="480" w:firstLineChars="200"/>
        <w:rPr>
          <w:sz w:val="24"/>
        </w:rPr>
      </w:pPr>
      <w:r>
        <w:rPr>
          <w:rFonts w:hint="eastAsia"/>
          <w:sz w:val="24"/>
        </w:rPr>
        <w:t>&#20132;&#36135;&#22320;&#28857;&#65306;</w:t>
      </w:r>
      <w:r>
        <w:rPr>
          <w:rFonts w:hint="eastAsia"/>
          <w:sz w:val="24"/>
          <w:u w:val="single"/>
        </w:rPr>
        <w:t xml:space="preserve">                              </w:t>
      </w:r>
      <w:r>
        <w:rPr>
          <w:rFonts w:hint="eastAsia"/>
          <w:sz w:val="24"/>
        </w:rPr>
        <w:t>&#12290;&#30002;&#26041;&#36865;&#36135;&#30340;&#24773;&#20917;&#19979;&#65292;&#22914;&#38656;&#35201;&#36816;&#36865;&#33267;&#20854;&#20182;&#22320;&#28857;&#65292;&#20057;&#26041;&#24212;&#24403;&#21450;&#26102;&#36890;&#30693;&#30002;&#26041;&#65307;&#20057;&#26041;&#26410;&#21450;&#26102;&#36890;&#30693;&#30002;&#26041;&#22240;&#27492;&#22686;&#21152;&#36816;&#36755;&#36153;&#29992;&#30340;&#65292;&#22686;&#21152;&#30340;&#36816;&#36755;&#36153;&#29992;&#30001;&#20057;&#26041;&#36127;&#25285;&#12290;</w:t>
      </w:r>
    </w:p>
    <w:p w14:paraId="00DE65C5">
      <w:pPr>
        <w:rPr>
          <w:sz w:val="24"/>
        </w:rPr>
      </w:pPr>
      <w:r>
        <w:rPr>
          <w:rFonts w:hint="eastAsia"/>
          <w:sz w:val="24"/>
        </w:rPr>
        <w:t>5&#12289;&#36816;&#36755;&#36153;&#29992;&#30001;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&#26041;&#25215;&#25285;&#12290;</w:t>
      </w:r>
    </w:p>
    <w:p w14:paraId="2A26F523">
      <w:pPr>
        <w:rPr>
          <w:sz w:val="24"/>
        </w:rPr>
      </w:pPr>
      <w:r>
        <w:rPr>
          <w:rFonts w:hint="eastAsia"/>
          <w:sz w:val="24"/>
        </w:rPr>
        <w:t>6&#12289;&#39564;&#25910;&#65306;&#20057;&#26041;&#25910;&#21040;&#36135;&#29289;&#21518;&#24212;&#24403;&#38754;&#39564;&#25910;&#65292;&#39564;&#25910;&#26080;&#24322;&#35758;&#30001;&#20057;&#26041;&#31614;&#23383;&#30830;&#35748;&#25910;&#36135;&#12290;</w:t>
      </w:r>
    </w:p>
    <w:p w14:paraId="48984DAD">
      <w:pPr>
        <w:ind w:firstLine="480" w:firstLineChars="20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&#20057;&#26041;&#25351;&#23450;&#32852;&#31995;&#20154;&#65306;</w:t>
      </w:r>
      <w:r>
        <w:rPr>
          <w:rFonts w:hint="eastAsia"/>
          <w:color w:val="0070C0"/>
          <w:sz w:val="24"/>
          <w:u w:val="single"/>
        </w:rPr>
        <w:t xml:space="preserve">&#22995;&#21517;       &#65307;&#36523;&#20221;&#35777;&#21495;&#65306;                           &#65307;&#30005;&#35805;&#65306;              &#65307;&#24494;&#20449;&#65306;           &#65307;&#37038;&#31665;&#65306;                    </w:t>
      </w:r>
      <w:r>
        <w:rPr>
          <w:rFonts w:hint="eastAsia"/>
          <w:color w:val="0070C0"/>
          <w:sz w:val="24"/>
        </w:rPr>
        <w:t>&#65307;&#20057;&#26041;&#30422;&#31456;&#12289;&#20057;&#26041;&#32852;&#31995;&#20154;&#30340;&#31614;&#25910;&#22343;&#20026;&#20057;&#26041;&#23545;&#21830;&#21697;&#20135;&#21697;&#30340;&#25968;&#37327;&#21450;&#36136;&#37327;&#30340;&#39564;&#25910;&#35748;&#21487;&#12290;</w:t>
      </w:r>
    </w:p>
    <w:p w14:paraId="7720BB23">
      <w:pPr>
        <w:ind w:firstLine="480" w:firstLineChars="200"/>
        <w:rPr>
          <w:sz w:val="24"/>
        </w:rPr>
      </w:pPr>
      <w:r>
        <w:rPr>
          <w:rFonts w:hint="eastAsia"/>
          <w:sz w:val="24"/>
          <w:lang w:eastAsia="zh-CN"/>
        </w:rPr>
        <w:t>&#24517;&#39035;&#20919;&#20923;&#25110;&#20919;&#34255;&#30340;&#20135;&#21697;&#65292;</w:t>
      </w:r>
      <w:r>
        <w:rPr>
          <w:rFonts w:hint="eastAsia"/>
          <w:sz w:val="24"/>
        </w:rPr>
        <w:t>&#30830;&#35748;&#25910;&#36135;&#21518;</w:t>
      </w:r>
      <w:r>
        <w:rPr>
          <w:rFonts w:hint="eastAsia"/>
          <w:sz w:val="24"/>
          <w:lang w:eastAsia="zh-CN"/>
        </w:rPr>
        <w:t>&#65292;</w:t>
      </w:r>
      <w:r>
        <w:rPr>
          <w:rFonts w:hint="eastAsia"/>
          <w:sz w:val="24"/>
        </w:rPr>
        <w:t>&#30002;&#26041;&#19981;&#25509;&#21463;&#38500;&#20135;&#21697;&#36136;&#37327;&#38382;&#39064;</w:t>
      </w:r>
      <w:r>
        <w:rPr>
          <w:rFonts w:hint="eastAsia"/>
          <w:sz w:val="24"/>
          <w:lang w:eastAsia="zh-CN"/>
        </w:rPr>
        <w:t>&#12289;&#21457;&#38169;&#36135;&#12289;&#20445;&#36136;&#26399;&#36807;&#21322;&#31561;&#30002;&#26041;&#36807;&#22833;&#20197;</w:t>
      </w:r>
      <w:r>
        <w:rPr>
          <w:rFonts w:hint="eastAsia"/>
          <w:sz w:val="24"/>
        </w:rPr>
        <w:t>&#22806;&#30340;&#20219;&#20309;&#21407;&#22240;&#30340;&#36864;&#36135;&#12290;</w:t>
      </w:r>
    </w:p>
    <w:p w14:paraId="3DB82C45">
      <w:pPr>
        <w:ind w:firstLine="480" w:firstLineChars="200"/>
        <w:rPr>
          <w:sz w:val="24"/>
        </w:rPr>
      </w:pPr>
      <w:r>
        <w:rPr>
          <w:rFonts w:hint="eastAsia"/>
          <w:sz w:val="24"/>
        </w:rPr>
        <w:t>&#22914;&#22240;&#29289;&#27969;&#36816;&#36755;&#20135;&#29983;&#20135;&#21697;&#30701;&#32570;&#12289;&#27531;&#25439;&#31561;&#65292;&#20057;&#26041;&#19981;&#24471;&#25298;&#25910;&#36135;&#29289;&#65292;&#20057;&#26041;&#24212;&#22312;&#25910;&#36135;&#24403;&#26085;&#23558;&#36135;&#29289;&#39564;&#25910;&#21333;&#31561;&#20973;&#35777;&#20197;&#20070;&#38754;&#24418;&#24335;&#32473;&#30002;&#26041;&#65292;&#20197;&#20415;&#20110;&#21521;&#29289;&#27969;&#20844;&#21496;&#32034;&#36180;&#65292;&#21542;&#21017;&#35270;&#21516;&#36135;&#29289;&#40784;&#20840;&#23436;&#22909;&#12290;&#22914;&#20057;&#26041;&#22788;&#29702;&#19981;&#21450;&#26102;&#65292;&#23548;&#33268;&#36229;&#36807;&#29289;&#27969;&#20844;&#21496;&#29702;&#36180;&#26399;&#25110;&#36135;&#25439;&#12289;&#30701;&#23569;&#35777;&#25454;&#28781;&#22833;&#65292;&#30001;&#27492;&#36896;&#25104;&#30340;&#25439;&#22833;&#30001;&#20057;&#26041;&#33258;&#34892;&#25215;&#25285;&#12290;</w:t>
      </w:r>
    </w:p>
    <w:p w14:paraId="5D8724F6">
      <w:pPr>
        <w:rPr>
          <w:sz w:val="24"/>
        </w:rPr>
      </w:pPr>
      <w:r>
        <w:rPr>
          <w:rFonts w:hint="eastAsia"/>
          <w:sz w:val="24"/>
        </w:rPr>
        <w:t>7&#12289;&#36135;&#29289;</w:t>
      </w:r>
      <w:r>
        <w:rPr>
          <w:sz w:val="24"/>
        </w:rPr>
        <w:t>&#27809;&#22833;&#12289;&#30772;&#25439;&#12289;&#21464;&#36136;&#12289;&#27745;&#26579;&#31561;&#39118;&#38505;&#36131;&#20219;&#65292;&#20132;&#36135;&#21069;&#30001;</w:t>
      </w:r>
      <w:r>
        <w:rPr>
          <w:rFonts w:hint="eastAsia"/>
          <w:sz w:val="24"/>
        </w:rPr>
        <w:t>&#30002;</w:t>
      </w:r>
      <w:r>
        <w:rPr>
          <w:sz w:val="24"/>
        </w:rPr>
        <w:t>&#26041;&#25215;&#25285;&#65292;&#20132;&#36135;&#21518;&#30001;</w:t>
      </w:r>
      <w:r>
        <w:rPr>
          <w:rFonts w:hint="eastAsia"/>
          <w:sz w:val="24"/>
        </w:rPr>
        <w:t>&#20057;&#26041;</w:t>
      </w:r>
      <w:r>
        <w:rPr>
          <w:sz w:val="24"/>
        </w:rPr>
        <w:t>&#25215;&#25285;&#12290;</w:t>
      </w:r>
    </w:p>
    <w:p w14:paraId="66813FEF">
      <w:pPr>
        <w:rPr>
          <w:color w:val="0070C0"/>
          <w:sz w:val="24"/>
        </w:rPr>
      </w:pPr>
      <w:r>
        <w:rPr>
          <w:rFonts w:hint="eastAsia"/>
          <w:sz w:val="24"/>
        </w:rPr>
        <w:t>8&#12289;</w:t>
      </w:r>
      <w:r>
        <w:rPr>
          <w:rFonts w:hint="eastAsia"/>
          <w:color w:val="0070C0"/>
          <w:sz w:val="24"/>
        </w:rPr>
        <w:t>&#22914;&#20057;&#26041;</w:t>
      </w:r>
      <w:r>
        <w:rPr>
          <w:rFonts w:hint="eastAsia"/>
          <w:color w:val="0070C0"/>
          <w:sz w:val="24"/>
          <w:lang w:eastAsia="zh-CN"/>
        </w:rPr>
        <w:t>&#23547;&#27714;&#30002;&#26041;&#24110;&#20195;&#24037;&#26576;&#27454;&#20135;&#21697;&#12289;&#36148;&#20057;&#26041;&#30340;&#21697;&#29260;&#25110;</w:t>
      </w:r>
      <w:r>
        <w:rPr>
          <w:rFonts w:hint="eastAsia"/>
          <w:color w:val="0070C0"/>
          <w:sz w:val="24"/>
        </w:rPr>
        <w:t>&#23450;&#21046;&#20135;&#21697;</w:t>
      </w:r>
      <w:r>
        <w:rPr>
          <w:rFonts w:hint="eastAsia"/>
          <w:color w:val="0070C0"/>
          <w:sz w:val="24"/>
          <w:lang w:eastAsia="zh-CN"/>
        </w:rPr>
        <w:t>&#65292;</w:t>
      </w:r>
      <w:r>
        <w:rPr>
          <w:rFonts w:hint="eastAsia"/>
          <w:color w:val="0070C0"/>
          <w:sz w:val="24"/>
        </w:rPr>
        <w:t>&#35746;&#21333;&#32463;&#21452;&#26041;&#30830;&#23450;&#21518;&#65292;&#22914;&#20057;&#26041;&#21333;&#26041;&#38754;&#21462;&#28040;&#35746;&#21333;&#25110;&#20943;&#23569;&#35746;&#21333;&#37327;&#22343;&#35270;&#20026;&#36829;&#32422;&#65292;&#20057;&#26041;&#20173;&#24212;&#25353;&#24050;&#30830;&#23450;&#30340;&#35746;&#21333;&#37329;&#39069;&#21521;&#30002;&#26041;&#25903;&#20184;&#36135;&#27454;&#12290;</w:t>
      </w:r>
    </w:p>
    <w:p w14:paraId="7750A4E3">
      <w:pPr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  <w:lang w:val="en-US" w:eastAsia="zh-CN"/>
        </w:rPr>
        <w:t>9</w:t>
      </w:r>
      <w:r>
        <w:rPr>
          <w:rFonts w:hint="eastAsia"/>
          <w:color w:val="0070C0"/>
          <w:sz w:val="24"/>
        </w:rPr>
        <w:t>&#12289;&#22914;&#30002;&#26041;&#21457;&#36135;&#21518;&#65292;&#20057;&#26041;&#26410;&#32463;&#30002;&#26041;&#20070;&#38754;&#21516;&#24847;&#21333;&#26041;&#38754;&#21462;&#28040;&#35746;&#21333;&#65292;&#25110;&#36135;&#29289;&#21040;&#36798;&#20057;&#26041;&#25351;&#23450;&#22320;&#28857;&#21518;&#36135;&#29289;&#26080;&#36136;&#37327;&#38382;&#39064;&#30340;&#24773;&#20917;&#19979;&#20057;&#26041;&#25298;&#19981;&#25353;&#32422;&#23450;&#25910;&#36135;&#65292;&#35270;&#20026;&#30002;&#26041;&#24050;&#32463;&#23436;&#20840;&#23653;&#34892;&#26412;&#21512;&#21516;&#32422;&#23450;&#30340;&#20840;&#37096;&#20041;&#21153;&#65292;&#20057;&#26041;&#24212;&#25353;&#35746;&#21333;&#37329;&#39069;&#21521;&#30002;&#26041;&#20840;&#39069;&#25903;&#20184;&#36135;&#27454;&#12290;</w:t>
      </w:r>
    </w:p>
    <w:p w14:paraId="6BD2960B">
      <w:pPr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  <w:lang w:val="en-US" w:eastAsia="zh-CN"/>
        </w:rPr>
        <w:t>10</w:t>
      </w:r>
      <w:r>
        <w:rPr>
          <w:rFonts w:hint="eastAsia"/>
          <w:color w:val="0070C0"/>
          <w:sz w:val="24"/>
        </w:rPr>
        <w:t>&#12289;&#30002;&#26041;&#20132;&#36135;&#21518;&#65292;&#20057;&#26041;&#24212;&#25353;&#36135;&#21697;&#23384;&#20648;&#35201;&#27714;&#20445;&#31649;&#36135;&#21697;&#12290;&#22240;&#20057;&#26041;&#20445;&#31649;&#19981;&#24403;&#36896;&#25104;&#36135;&#21697;&#21464;&#36136;&#25110;&#27745;&#26579;&#65292;&#22240;&#27492;&#32473;&#30002;&#26041;&#25110;&#31532;&#19977;&#26041;&#36896;&#25104;&#25439;&#22833;&#30340;&#65292;&#30001;&#20057;&#26041;&#25215;&#25285;&#20840;&#37096;&#36131;&#20219;&#24182;&#36180;&#20607;&#21463;&#25439;&#26041;&#25152;&#26377;&#25439;&#22833;&#12290;</w:t>
      </w:r>
    </w:p>
    <w:p w14:paraId="469E2354">
      <w:pPr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1</w:t>
      </w:r>
      <w:r>
        <w:rPr>
          <w:rFonts w:hint="eastAsia"/>
          <w:color w:val="0070C0"/>
          <w:sz w:val="24"/>
          <w:lang w:val="en-US" w:eastAsia="zh-CN"/>
        </w:rPr>
        <w:t>1</w:t>
      </w:r>
      <w:r>
        <w:rPr>
          <w:rFonts w:hint="eastAsia"/>
          <w:color w:val="0070C0"/>
          <w:sz w:val="24"/>
        </w:rPr>
        <w:t>&#12289;&#22914;&#22240;&#29289;&#27969;&#36816;&#36755;&#20135;&#29983;&#20135;&#21697;&#30701;&#32570;&#12289;&#27531;&#25439;&#31561;&#65292;&#20057;&#26041;&#24212;&#22312;&#25910;&#36135;3&#26085;&#20869;&#23558;&#36135;&#29289;&#39564;&#25910;&#20973;&#35777;&#20197;&#20070;&#38754;&#24418;&#24335;&#25552;&#20132;&#32473;&#30002;&#26041;&#65292;&#20197;&#20415;&#20110;&#21521;&#29289;&#27969;&#20844;&#21496;&#32034;&#36180;&#65292;&#21542;&#21017;&#35270;&#21516;&#36135;&#29289;&#40784;&#20840;&#23436;&#22909;&#12290;&#22914;&#22240;&#20057;&#26041;&#22788;&#29702;&#19981;&#21450;&#26102;&#23548;&#33268;&#36229;&#36807;&#29289;&#27969;&#20844;&#21496;&#29702;&#36180;&#26399;&#25110;&#36135;&#25439;&#12289;&#30701;&#23569;&#35777;&#25454;&#28781;&#22833;&#65292;&#30001;&#27492;&#36896;&#25104;&#30340;&#25439;&#22833;&#30001;&#20057;&#26041;&#25215;&#25285;&#12290;</w:t>
      </w:r>
    </w:p>
    <w:p w14:paraId="24A1DFAA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b/>
          <w:bCs/>
          <w:sz w:val="24"/>
        </w:rPr>
      </w:pPr>
    </w:p>
    <w:p w14:paraId="710E3E9E">
      <w:pPr>
        <w:tabs>
          <w:tab w:val="left" w:pos="1908"/>
          <w:tab w:val="left" w:pos="4830"/>
        </w:tabs>
        <w:jc w:val="left"/>
        <w:rPr>
          <w:rFonts w:hint="eastAsia" w:ascii="&#23435;&#20307;" w:hAnsi="&#23435;&#20307;"/>
          <w:b/>
          <w:bCs/>
          <w:sz w:val="24"/>
        </w:rPr>
      </w:pPr>
      <w:r>
        <w:rPr>
          <w:rFonts w:hint="eastAsia" w:ascii="&#23435;&#20307;" w:hAnsi="&#23435;&#20307;"/>
          <w:b/>
          <w:bCs/>
          <w:sz w:val="24"/>
        </w:rPr>
        <w:t>&#31532;&#20116;&#26465; &#38144;&#21806;&#36820;&#21033;</w:t>
      </w:r>
      <w:r>
        <w:rPr>
          <w:rFonts w:hint="eastAsia"/>
          <w:b/>
          <w:bCs/>
          <w:sz w:val="24"/>
        </w:rPr>
        <w:t>&#21450;</w:t>
      </w:r>
      <w:r>
        <w:rPr>
          <w:rFonts w:hint="eastAsia" w:ascii="&#23435;&#20307;" w:hAnsi="&#23435;&#20307;"/>
          <w:b/>
          <w:bCs/>
          <w:sz w:val="24"/>
        </w:rPr>
        <w:t>&#25903;&#20184;&#26041;&#24335;</w:t>
      </w:r>
    </w:p>
    <w:p w14:paraId="4A8526A3">
      <w:pPr>
        <w:rPr>
          <w:sz w:val="24"/>
        </w:rPr>
      </w:pPr>
      <w:r>
        <w:rPr>
          <w:rFonts w:hint="eastAsia"/>
          <w:sz w:val="24"/>
        </w:rPr>
        <w:t>1&#12289;&#30002;&#26041;&#26681;&#25454;&#20057;&#26041;&#30340;&#38144;&#21806;&#19994;&#32489;&#23454;&#34892;&#22914;&#19979;&#36820;&#21033;&#25919;&#31574;&#65306;&#8194;&#8194;&#8194;&#8194;&#8194;&#8194;&#8194;&#8194;&#8194;</w:t>
      </w:r>
    </w:p>
    <w:p w14:paraId="71282323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20&#19975;&#20803;&#8804;&#24180;&#24230;&#38144;&#21806;&#39069;</w:t>
      </w:r>
      <w:r>
        <w:rPr>
          <w:color w:val="0070C0"/>
          <w:sz w:val="24"/>
        </w:rPr>
        <w:t>&lt;</w:t>
      </w:r>
      <w:r>
        <w:rPr>
          <w:rFonts w:hint="eastAsia"/>
          <w:color w:val="0070C0"/>
          <w:sz w:val="24"/>
        </w:rPr>
        <w:t xml:space="preserve"> 30&#19975;&#20803;&#65292;&#25353;&#20840;&#24180;&#38144;&#21806;&#39069;</w:t>
      </w:r>
      <w:r>
        <w:rPr>
          <w:rFonts w:hint="eastAsia"/>
          <w:color w:val="0070C0"/>
          <w:sz w:val="24"/>
          <w:u w:val="single"/>
        </w:rPr>
        <w:t>_</w:t>
      </w:r>
      <w:r>
        <w:rPr>
          <w:rFonts w:hint="eastAsia"/>
          <w:color w:val="0070C0"/>
          <w:sz w:val="24"/>
          <w:u w:val="single"/>
          <w:lang w:val="en-US" w:eastAsia="zh-CN"/>
        </w:rPr>
        <w:t>1</w:t>
      </w:r>
      <w:r>
        <w:rPr>
          <w:rFonts w:hint="eastAsia"/>
          <w:color w:val="0070C0"/>
          <w:sz w:val="24"/>
          <w:u w:val="single"/>
        </w:rPr>
        <w:t>_</w:t>
      </w:r>
      <w:r>
        <w:rPr>
          <w:rFonts w:hint="eastAsia"/>
          <w:color w:val="0070C0"/>
          <w:sz w:val="24"/>
        </w:rPr>
        <w:t>%&#36820;&#21033;&#65307;</w:t>
      </w:r>
    </w:p>
    <w:p w14:paraId="2BD8F372">
      <w:pPr>
        <w:ind w:firstLine="480"/>
        <w:rPr>
          <w:color w:val="0070C0"/>
          <w:sz w:val="24"/>
        </w:rPr>
      </w:pPr>
      <w:bookmarkStart w:id="0" w:name="_Hlk196260328"/>
      <w:r>
        <w:rPr>
          <w:rFonts w:hint="eastAsia"/>
          <w:color w:val="0070C0"/>
          <w:sz w:val="24"/>
        </w:rPr>
        <w:t>30&#19975;&#20803;&#8804;</w:t>
      </w:r>
      <w:bookmarkEnd w:id="0"/>
      <w:r>
        <w:rPr>
          <w:rFonts w:hint="eastAsia"/>
          <w:color w:val="0070C0"/>
          <w:sz w:val="24"/>
        </w:rPr>
        <w:t>&#24180;&#24230;&#38144;&#21806;&#39069;</w:t>
      </w:r>
      <w:r>
        <w:rPr>
          <w:color w:val="0070C0"/>
          <w:sz w:val="24"/>
        </w:rPr>
        <w:t>&lt;</w:t>
      </w:r>
      <w:r>
        <w:rPr>
          <w:rFonts w:hint="eastAsia"/>
          <w:color w:val="0070C0"/>
          <w:sz w:val="24"/>
        </w:rPr>
        <w:t xml:space="preserve"> 40&#19975;&#20803;&#65292;&#25353;&#20840;&#24180;&#38144;&#21806;&#39069;2%&#36820;&#21033;&#65307;</w:t>
      </w:r>
    </w:p>
    <w:p w14:paraId="3D002E76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40&#19975;&#20803;&#8804;&#24180;&#24230;&#38144;&#21806;&#39069;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50&#19975;&#20803;&#65292;&#25353;&#20840;&#24180;&#38144;&#21806;&#39069;2.5%&#36820;&#21033;</w:t>
      </w:r>
    </w:p>
    <w:p w14:paraId="4B033ABC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80&#19975;&#20803;&#65292;&#25353;&#20840;&#24180;&#38144;&#21806;&#39069;3%&#36820;&#21033;</w:t>
      </w:r>
    </w:p>
    <w:p w14:paraId="55F11E47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80&#19975;&#20803;&#8804;&#24180;&#24230;&#38144;&#21806;&#39069;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100&#19975;&#20803;&#65292; &#25353;&#20840;&#24180;&#38144;&#21806;&#39069;3.5%&#36820;&#21033;</w:t>
      </w:r>
    </w:p>
    <w:p w14:paraId="1E237DC9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100&#19975;&#20803;&#8804;&#24180;&#24230;&#38144;&#21806;&#39069;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130&#19975;&#20803;&#65292;&#25353;&#20840;&#24180;&#38144;&#21806;&#39069;4%&#36820;&#21033;</w:t>
      </w:r>
    </w:p>
    <w:p w14:paraId="529D4263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130&#19975;&#20803;&#8804;&#24180;&#24230;&#38144;&#21806;&#39069;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150&#19975;&#20803;&#65292;&#25353;&#20840;&#24180;&#38144;&#21806;&#39069;4.5%&#36820;&#21033;</w:t>
      </w:r>
    </w:p>
    <w:p w14:paraId="7608BCE8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150&#19975;&#20803;&#8804;&#24180;&#24230;&#38144;&#21806;&#39069;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200&#19975;&#20803;&#65292;&#25353;&#20840;&#24180;&#38144;&#21806;&#39069;5%&#36820;&#21033;</w:t>
      </w:r>
    </w:p>
    <w:p w14:paraId="48441488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200&#19975;&#20803;&#8804;&#24180;&#24230;&#38144;&#21806;&#39069;</w:t>
      </w:r>
      <w:r>
        <w:rPr>
          <w:color w:val="0070C0"/>
          <w:sz w:val="24"/>
        </w:rPr>
        <w:t xml:space="preserve">&lt; </w:t>
      </w:r>
      <w:r>
        <w:rPr>
          <w:rFonts w:hint="eastAsia"/>
          <w:color w:val="0070C0"/>
          <w:sz w:val="24"/>
        </w:rPr>
        <w:t>500&#19975;&#20803;&#65292;&#25353;&#20840;&#24180;&#38144;&#21806;&#39069;6%&#36820;&#21033;</w:t>
      </w:r>
    </w:p>
    <w:p w14:paraId="76D46FCF">
      <w:pPr>
        <w:ind w:firstLine="480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500&#19975;&#20803;&#8804;&#24180;&#24230;&#38144;&#21806;&#39069;&#65292;&#25353;&#20840;&#24180;&#38144;&#21806;&#39069;6%&#36820;&#21033;&#12290;</w:t>
      </w:r>
    </w:p>
    <w:p w14:paraId="4ED24033">
      <w:pPr>
        <w:rPr>
          <w:rFonts w:hint="eastAsia" w:ascii="&#23435;&#20307;" w:hAnsi="&#23435;&#20307;"/>
          <w:sz w:val="24"/>
        </w:rPr>
      </w:pPr>
    </w:p>
    <w:p w14:paraId="72F5C2DC">
      <w:pPr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2</w:t>
      </w:r>
      <w:r>
        <w:rPr>
          <w:rFonts w:hint="eastAsia" w:ascii="&#23435;&#20307;" w:hAnsi="&#23435;&#20307;"/>
          <w:kern w:val="0"/>
          <w:sz w:val="24"/>
        </w:rPr>
        <w:t>&#12289;&#36820;&#21033;&#26041;&#24335;&#65306;</w:t>
      </w:r>
      <w:r>
        <w:rPr>
          <w:rFonts w:ascii="&#23435;&#20307;" w:hAnsi="&#23435;&#20307;"/>
          <w:kern w:val="0"/>
          <w:sz w:val="24"/>
        </w:rPr>
        <w:t>&#30002;&#26041;&#21521;&#20057;&#26041;&#30340;&#24180;&#24230;&#36820;&#21033;&#23558;&#22312;&#20057;&#26041;&#24180;&#24230;&#21040;&#26399;&#26085;&#21069;&#30340;&#26368;&#21518;&#19968;&#31508;&#36135;&#27454;&#32467;&#31639;&#26102;&#23436;&#25104;&#26680;&#31639;&#65292;&#36820;&#21033;&#37329;&#39069;</w:t>
      </w:r>
      <w:r>
        <w:rPr>
          <w:rFonts w:hint="eastAsia" w:ascii="&#23435;&#20307;" w:hAnsi="&#23435;&#20307;"/>
          <w:kern w:val="0"/>
          <w:sz w:val="24"/>
          <w:lang w:eastAsia="zh-CN"/>
        </w:rPr>
        <w:t>&#21487;</w:t>
      </w:r>
      <w:r>
        <w:rPr>
          <w:rFonts w:hint="eastAsia" w:ascii="&#23435;&#20307;" w:hAnsi="&#23435;&#20307;"/>
          <w:color w:val="0070C0"/>
          <w:kern w:val="0"/>
          <w:sz w:val="24"/>
        </w:rPr>
        <w:t>&#29992;&#20110;</w:t>
      </w:r>
      <w:r>
        <w:rPr>
          <w:rFonts w:ascii="&#23435;&#20307;" w:hAnsi="&#23435;&#20307;"/>
          <w:kern w:val="0"/>
          <w:sz w:val="24"/>
        </w:rPr>
        <w:t>&#20805;&#25269;&#20057;&#26041;</w:t>
      </w:r>
      <w:r>
        <w:rPr>
          <w:rFonts w:hint="eastAsia" w:ascii="&#23435;&#20307;" w:hAnsi="&#23435;&#20307;"/>
          <w:kern w:val="0"/>
          <w:sz w:val="24"/>
        </w:rPr>
        <w:t>&#19979;&#24180;&#24230;</w:t>
      </w:r>
      <w:r>
        <w:rPr>
          <w:rFonts w:ascii="&#23435;&#20307;" w:hAnsi="&#23435;&#20307;"/>
          <w:kern w:val="0"/>
          <w:sz w:val="24"/>
        </w:rPr>
        <w:t>&#24212;&#20184;&#30002;&#26041;&#30340;&#36135;&#27454;&#12290;</w:t>
      </w:r>
      <w:r>
        <w:rPr>
          <w:color w:val="0070C0"/>
          <w:sz w:val="24"/>
        </w:rPr>
        <w:t xml:space="preserve">                                                 </w:t>
      </w:r>
      <w:r>
        <w:rPr>
          <w:sz w:val="24"/>
        </w:rPr>
        <w:t xml:space="preserve">                                                                                                   </w:t>
      </w:r>
    </w:p>
    <w:p w14:paraId="5941660F">
      <w:pPr>
        <w:ind w:firstLine="480" w:firstLineChars="200"/>
        <w:rPr>
          <w:sz w:val="24"/>
        </w:rPr>
      </w:pPr>
      <w:r>
        <w:rPr>
          <w:sz w:val="24"/>
        </w:rPr>
        <w:t xml:space="preserve">         </w:t>
      </w:r>
    </w:p>
    <w:p w14:paraId="3CF53C4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&#31532;&#20845;&#26465; &#30002;&#26041;&#26435;&#21033;&#19982;&#20041;&#21153;</w:t>
      </w:r>
    </w:p>
    <w:p w14:paraId="2715EF58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1&#12289;&#30002;&#26041;&#23545;&#20057;&#26041;&#26412;&#21512;&#21516;&#20135;&#21697;&#30340;&#38144;&#21806;&#24773;&#20917;&#21644;&#26412;&#21512;&#21516;&#30340;&#25191;&#34892;&#24773;&#20917;&#26377;&#30417;&#30563;&#26435;&#12290;</w:t>
      </w:r>
    </w:p>
    <w:p w14:paraId="0F8BD95D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2&#12289;</w:t>
      </w:r>
      <w:r>
        <w:rPr>
          <w:rFonts w:hint="eastAsia" w:ascii="&#23435;&#20307;" w:hAnsi="&#23435;&#20307;"/>
          <w:color w:val="0000FF"/>
          <w:kern w:val="0"/>
          <w:sz w:val="24"/>
        </w:rPr>
        <w:t>&#30002;&#26041;&#21327;&#21161;&#20057;&#26041;&#23545;&#21306;&#22495;&#20869;&#27969;&#36890;&#29615;&#33410;&#19982;&#20215;&#26684;&#20307;&#31995;&#36827;&#34892;&#31649;&#29702;&#12290;</w:t>
      </w:r>
    </w:p>
    <w:p w14:paraId="031E88D3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3&#12289;&#30002;&#26041;&#20135;&#21697;&#24212;&#31526;&#21512;&#22269;&#23478;&#39135;&#21697;&#21355;&#29983;&#36136;&#37327;&#26631;&#20934;&#12290;&#20445;&#36136;&#26399;&#20869;&#30002;&#26041;&#20135;&#21697;&#22914;&#20986;&#29616;&#36136;&#37327;&#38382;&#39064;&#65292;&#30002;&#26041;&#25509;&#21463;&#20057;&#26041;&#36864;&#25442;&#36135;&#65292;&#36864;&#25442;&#36135;&#36816;&#36153;&#30001;&#30002;&#26041;&#25215;&#25285;&#12290;</w:t>
      </w:r>
    </w:p>
    <w:p w14:paraId="4573B76E">
      <w:pPr>
        <w:rPr>
          <w:b/>
          <w:bCs/>
          <w:sz w:val="24"/>
        </w:rPr>
      </w:pPr>
    </w:p>
    <w:p w14:paraId="0350DA5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&#31532;&#19971;&#26465; &#20057;&#26041;&#26435;&#21033;&#19982;&#20041;&#21153;</w:t>
      </w:r>
    </w:p>
    <w:p w14:paraId="4FD440B9">
      <w:pPr>
        <w:widowControl/>
        <w:numPr>
          <w:ilvl w:val="0"/>
          <w:numId w:val="2"/>
        </w:numPr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&#20057;&#26041;&#36127;&#36131;&#21306;&#22495;&#30340;&#24066;&#22330;&#24320;&#21457;&#21644;&#38144;&#21806;&#24037;&#20316;&#65292;&#22240;&#27492;&#20135;&#29983;&#30340;&#36153;&#29992;&#30001;&#20057;&#26041;&#25215;&#25285;&#12290;</w:t>
      </w:r>
    </w:p>
    <w:p w14:paraId="1CC3D73F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2</w:t>
      </w:r>
      <w:r>
        <w:rPr>
          <w:rFonts w:hint="eastAsia" w:ascii="&#23435;&#20307;" w:hAnsi="&#23435;&#20307;"/>
          <w:kern w:val="0"/>
          <w:sz w:val="24"/>
        </w:rPr>
        <w:t>.&#20057;&#26041;&#22312;&#24066;&#22330;&#38144;&#21806;&#24037;&#20316;&#20013;&#65292;&#24212;&#20005;&#26684;&#36981;&#23432;&#22269;&#23478;&#30456;&#20851;&#27861;&#24459;&#27861;&#35268;&#65292;&#32500;&#25252;&#30002;&#26041;&#20225;&#19994;&#24418;&#35937;&#21644;&#20135;&#21697;&#20449;&#35465;&#65292;</w:t>
      </w:r>
      <w:r>
        <w:rPr>
          <w:rFonts w:hint="eastAsia" w:ascii="&#23435;&#20307;" w:hAnsi="&#23435;&#20307;"/>
          <w:sz w:val="24"/>
        </w:rPr>
        <w:t>&#19981;&#24471;&#34394;&#20551;&#23459;&#20256;&#12289;&#19981;&#24471;&#22840;&#22823;&#23459;&#20256;&#12289;&#19981;&#24471;&#20197;&#38750;&#27861;&#25163;&#27573;&#25110;&#38750;&#27861;&#24418;&#24335;&#36827;&#34892;&#30446;&#26631;&#20135;&#21697;&#30340;&#38144;&#21806;&#12290;</w:t>
      </w:r>
      <w:r>
        <w:rPr>
          <w:rFonts w:hint="eastAsia" w:ascii="&#23435;&#20307;" w:hAnsi="&#23435;&#20307;"/>
          <w:kern w:val="0"/>
          <w:sz w:val="24"/>
        </w:rPr>
        <w:t>&#33509;&#26377;&#36829;&#35268;&#36829;&#27861;&#34892;&#20026;&#21457;&#29983;&#65292;&#20057;&#26041;&#38656;&#25215;&#25285;&#23436;&#20840;&#36131;&#20219;&#65292;</w:t>
      </w:r>
      <w:r>
        <w:rPr>
          <w:rFonts w:hint="eastAsia" w:ascii="&#23435;&#20307;" w:hAnsi="&#23435;&#20307;"/>
          <w:sz w:val="24"/>
        </w:rPr>
        <w:t>&#24182;&#36180;&#20607;&#23545;&#30002;&#26041;&#36896;&#25104;&#30340;&#30452;&#25509;&#19982;&#38388;&#25509;&#25439;&#22833;&#12290;</w:t>
      </w:r>
      <w:r>
        <w:rPr>
          <w:rFonts w:hint="eastAsia" w:ascii="&#23435;&#20307;" w:hAnsi="&#23435;&#20307;"/>
          <w:kern w:val="0"/>
          <w:sz w:val="24"/>
        </w:rPr>
        <w:t xml:space="preserve"> </w:t>
      </w:r>
    </w:p>
    <w:p w14:paraId="202554CB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3</w:t>
      </w:r>
      <w:r>
        <w:rPr>
          <w:rFonts w:hint="eastAsia" w:ascii="&#23435;&#20307;" w:hAnsi="&#23435;&#20307;"/>
          <w:kern w:val="0"/>
          <w:sz w:val="24"/>
        </w:rPr>
        <w:t>. &#30002;&#26041;&#30340;&#25991;&#20214;&#12289;&#21830;&#26631;&#12289;&#21697;&#29260;&#20197;&#21450;&#21253;&#35013;&#35774;&#35745;&#31561;&#30693;&#35782;&#20135;&#26435;&#24402;&#30002;&#26041;&#25152;&#26377;&#65292;&#20057;&#26041;&#19981;&#24471;&#22312;&#38144;&#21806;&#27963;&#21160;&#20197;&#22806;&#20351;&#29992;&#65292;&#19981;&#24471;&#25797;&#33258;&#25913;&#25442;&#25152;&#20135;&#21697;&#30340;&#21517;&#31216;&#12289;&#21830;&#26631;&#12289;&#26631;&#35782;&#25110;&#20135;&#21697;&#21253;&#35013;&#12290;</w:t>
      </w:r>
    </w:p>
    <w:p w14:paraId="5332BF78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4</w:t>
      </w:r>
      <w:r>
        <w:rPr>
          <w:rFonts w:hint="eastAsia" w:ascii="&#23435;&#20307;" w:hAnsi="&#23435;&#20307;"/>
          <w:kern w:val="0"/>
          <w:sz w:val="24"/>
        </w:rPr>
        <w:t>. &#21512;&#21516;&#26399;&#28385;&#25110;&#32456;&#27490;&#26102;&#65292;&#20057;&#26041;&#26377;&#20041;&#21153;&#37197;&#21512;&#30002;&#26041;&#23436;&#25104;&#25152;&#24066;&#22330;&#30340;&#20132;&#25509;&#24037;&#20316;&#65292;&#20445;&#35777;&#38144;&#21806;&#24037;&#20316;&#30340;&#39034;&#21033;&#36807;&#28193;&#12290;</w:t>
      </w:r>
    </w:p>
    <w:p w14:paraId="5CE8429F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5</w:t>
      </w:r>
      <w:r>
        <w:rPr>
          <w:rFonts w:hint="eastAsia" w:ascii="&#23435;&#20307;" w:hAnsi="&#23435;&#20307;"/>
          <w:kern w:val="0"/>
          <w:sz w:val="24"/>
        </w:rPr>
        <w:t>. &#21512;&#21516;&#26399;&#20869;&#21644;&#21512;&#21516;&#32456;&#27490;&#21518;&#65292;&#20057;&#26041;&#22343;&#23545;&#30002;&#26041;&#30340;&#20135;&#21697;&#20449;&#24687;&#12289;&#32463;&#33829;&#31574;&#30053;&#12289;&#24066;&#22330;&#25299;&#23637;&#31574;&#30053;&#12289;&#23458;&#25143;&#28165;&#21333;&#31561;&#21830;&#19994;&#20449;&#24687;&#26377;&#20445;&#23494;&#20041;&#21153;&#65292;&#19981;&#24471;&#26377;&#20219;&#20309;&#30772;&#22351;&#30002;&#26041;&#20225;&#19994;&#24418;&#35937;&#12289;&#20135;&#21697;&#24418;&#35937;&#12289;&#24066;&#22330;&#29366;&#20917;&#31561;&#30340;&#34892;&#20026;&#12290;&#22914;&#20057;&#26041;&#36829;&#21453;&#20445;&#23494;&#20041;&#21153;&#36896;&#25104;&#30002;&#26041;&#32463;&#27982;&#25439;&#22833;&#21644;&#20225;&#19994;&#24418;&#35937;&#25439;&#22833;&#65292;&#30001;&#20057;&#26041;&#25215;&#25285;&#20840;&#37096;&#36131;&#20219;&#12290;</w:t>
      </w:r>
    </w:p>
    <w:p w14:paraId="5550BA68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6</w:t>
      </w:r>
      <w:r>
        <w:rPr>
          <w:rFonts w:hint="eastAsia" w:ascii="&#23435;&#20307;" w:hAnsi="&#23435;&#20307;"/>
          <w:kern w:val="0"/>
          <w:sz w:val="24"/>
        </w:rPr>
        <w:t>. &#20057;&#26041;&#22312;&#38144;&#21806;&#36807;&#31243;&#20013;&#30340;&#31246;&#36153;&#30001;&#20057;&#26041;&#22312;&#21306;&#22495;&#24403;&#22320;&#31246;&#21153;&#26426;&#20851;&#32564;&#32435;&#65292;&#22914;&#22240;&#20599;&#31246;&#12289;&#28431;&#31246;&#12289;&#25302;&#27424;&#31561;&#21463;&#21040;&#31246;&#21153;&#26426;&#20851;&#25110;&#27861;&#24459;&#22788;&#32602;&#65292;&#30001;&#20057;&#26041;&#33258;&#34892;&#25215;&#25285;&#36131;&#20219;&#12290;</w:t>
      </w:r>
    </w:p>
    <w:p w14:paraId="150C1029">
      <w:pPr>
        <w:rPr>
          <w:b/>
          <w:bCs/>
          <w:sz w:val="24"/>
        </w:rPr>
      </w:pPr>
    </w:p>
    <w:p w14:paraId="0AD4A959">
      <w:pPr>
        <w:widowControl/>
        <w:jc w:val="left"/>
        <w:rPr>
          <w:rFonts w:hint="eastAsia" w:ascii="&#23435;&#20307;" w:hAnsi="&#23435;&#20307;"/>
          <w:b/>
          <w:bCs/>
          <w:kern w:val="0"/>
          <w:sz w:val="24"/>
        </w:rPr>
      </w:pPr>
      <w:r>
        <w:rPr>
          <w:rFonts w:hint="eastAsia" w:ascii="&#23435;&#20307;" w:hAnsi="&#23435;&#20307;"/>
          <w:b/>
          <w:bCs/>
          <w:kern w:val="0"/>
          <w:sz w:val="24"/>
        </w:rPr>
        <w:t>&#31532;&#20843;&#26465; &#31388;&#36135;&#22788;&#29702;</w:t>
      </w:r>
    </w:p>
    <w:p w14:paraId="1B717481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1. &#26410;&#32463;&#30002;&#26041;&#20070;&#38754;&#25209;&#20934;&#65292;&#20057;&#26041;&#21450;&#20057;&#26041;&#21306;&#22495;&#20869;&#30340;&#20998;&#38144;&#21830;&#26080;&#35770;&#20197;&#20309;&#31181;&#24418;&#24335;&#12289;&#20309;&#31181;&#28192;&#36947;&#12289;&#22810;&#23569;&#25968;&#37327;&#22312;&#21512;&#21516;&#32422;&#23450;&#30340;&#21306;&#22495;&#33539;&#22260;&#20197;&#22806;&#36827;&#34892;&#38144;&#21806;&#30340;&#34892;&#20026;&#22343;&#35270;&#20026;&#20026;&#31388;&#36135;&#12290;</w:t>
      </w:r>
    </w:p>
    <w:p w14:paraId="6A8F430A">
      <w:pPr>
        <w:widowControl/>
        <w:ind w:firstLine="480" w:firstLineChars="200"/>
        <w:jc w:val="left"/>
        <w:rPr>
          <w:rFonts w:hint="eastAsia" w:ascii="&#23435;&#20307;" w:hAnsi="&#23435;&#20307;"/>
          <w:sz w:val="24"/>
        </w:rPr>
      </w:pPr>
      <w:r>
        <w:rPr>
          <w:rFonts w:hint="eastAsia" w:ascii="&#23435;&#20307;" w:hAnsi="&#23435;&#20307;"/>
          <w:sz w:val="24"/>
        </w:rPr>
        <w:t>2. &#20057;&#26041;&#26377;&#36131;&#20219;&#32500;&#25252;&#27491;&#24120;&#38144;&#21806;&#31209;&#24207;&#65292;&#23545;&#20854;&#20182;&#21306;&#22495;&#31388;&#36827;&#30340;&#36135;&#29289;&#36127;&#26377;&#21462;&#35777;&#21644;&#20030;&#35777;&#20043;&#36131;&#65292;&#24182;&#21521;&#30002;&#26041;&#25552;&#20379;&#30830;&#20999;&#30340;&#20973;&#35777;&#12290;</w:t>
      </w:r>
    </w:p>
    <w:p w14:paraId="150BD018">
      <w:pPr>
        <w:widowControl/>
        <w:ind w:firstLine="480" w:firstLineChars="20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3. &#20057;&#26041;&#31388;&#36135;&#32463;&#30002;&#26041;&#26680;&#23454;&#65292;&#30002;&#26041;&#23558;&#35843;&#25972;&#38144;&#37327;&#21040;&#34987;&#31388;&#36135;&#21306;&#12290;</w:t>
      </w:r>
      <w:r>
        <w:rPr>
          <w:rFonts w:hint="eastAsia" w:ascii="&#23435;&#20307;" w:hAnsi="&#23435;&#20307;"/>
          <w:sz w:val="24"/>
        </w:rPr>
        <w:t>&#26080;&#35770;&#38144;&#21806;&#25968;&#37327;&#22810;&#23569;&#65292;&#20057;&#26041;&#24212;&#25903;&#20184;&#30002;&#26041;</w:t>
      </w:r>
      <w:r>
        <w:rPr>
          <w:rFonts w:hint="eastAsia"/>
          <w:sz w:val="24"/>
        </w:rPr>
        <w:t>&#20154;&#27665;&#24065;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&#19975;&#20803;&#65288;&#22823;&#20889;&#65306;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&#19975;&#22278;&#25972;&#65289;&#20316;&#20026;</w:t>
      </w:r>
      <w:r>
        <w:rPr>
          <w:rFonts w:hint="eastAsia" w:ascii="&#23435;&#20307;" w:hAnsi="&#23435;&#20307;"/>
          <w:sz w:val="24"/>
        </w:rPr>
        <w:t>&#36829;&#32422;&#37329;&#12290;&#21516;&#26102;&#65292;</w:t>
      </w:r>
      <w:r>
        <w:rPr>
          <w:rFonts w:hint="eastAsia" w:ascii="&#23435;&#20307;" w:hAnsi="&#23435;&#20307;"/>
          <w:kern w:val="0"/>
          <w:sz w:val="24"/>
        </w:rPr>
        <w:t>&#30002;&#26041;&#26377;&#26435;&#21462;&#28040;&#20057;&#26041;&#26435;&#32456;&#24182;&#27490;&#26412;&#21512;&#21516;&#12290;</w:t>
      </w:r>
    </w:p>
    <w:p w14:paraId="013AED0F">
      <w:pPr>
        <w:widowControl/>
        <w:jc w:val="left"/>
        <w:rPr>
          <w:rFonts w:hint="eastAsia" w:ascii="&#23435;&#20307;" w:hAnsi="&#23435;&#20307;"/>
          <w:kern w:val="0"/>
          <w:sz w:val="24"/>
        </w:rPr>
      </w:pPr>
    </w:p>
    <w:p w14:paraId="4CA4FEBD">
      <w:pPr>
        <w:widowControl/>
        <w:jc w:val="left"/>
        <w:rPr>
          <w:rFonts w:hint="eastAsia" w:ascii="&#23435;&#20307;" w:hAnsi="&#23435;&#20307;"/>
          <w:b/>
          <w:bCs/>
          <w:kern w:val="0"/>
          <w:sz w:val="24"/>
        </w:rPr>
      </w:pPr>
      <w:r>
        <w:rPr>
          <w:rFonts w:hint="eastAsia" w:ascii="&#23435;&#20307;" w:hAnsi="&#23435;&#20307;"/>
          <w:b/>
          <w:bCs/>
          <w:kern w:val="0"/>
          <w:sz w:val="24"/>
        </w:rPr>
        <w:t>&#31532;&#20061;&#26465; &#26435;&#21033;&#30340;&#21462;&#28040;&#21450;&#21512;&#21516;&#32456;&#27490;</w:t>
      </w:r>
    </w:p>
    <w:p w14:paraId="70CD6B88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1&#12289;&#22312;&#19979;&#21015;&#24773;&#20917;&#19979;&#65292;&#30002;&#26041;&#26377;&#26435;&#21462;&#28040;&#20057;&#26041;&#38144;&#21806;&#26435;&#21033;&#65306;</w:t>
      </w:r>
    </w:p>
    <w:p w14:paraId="13A321AB">
      <w:pPr>
        <w:widowControl/>
        <w:ind w:firstLine="48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&#65288;1&#65289;&#20057;&#26041;&#26410;&#33021;&#23436;&#25104;&#24180;&#24230;&#38144;&#21806;&#20219;&#21153;&#12290;</w:t>
      </w:r>
    </w:p>
    <w:p w14:paraId="744F47E7">
      <w:pPr>
        <w:widowControl/>
        <w:ind w:firstLine="480"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&#65288;</w:t>
      </w:r>
      <w:r>
        <w:rPr>
          <w:rFonts w:ascii="&#23435;&#20307;" w:hAnsi="&#23435;&#20307;"/>
          <w:kern w:val="0"/>
          <w:sz w:val="24"/>
        </w:rPr>
        <w:t>2</w:t>
      </w:r>
      <w:r>
        <w:rPr>
          <w:rFonts w:hint="eastAsia" w:ascii="&#23435;&#20307;" w:hAnsi="&#23435;&#20307;"/>
          <w:kern w:val="0"/>
          <w:sz w:val="24"/>
        </w:rPr>
        <w:t>&#65289;&#20057;&#26041;&#22312;&#21512;&#21516;&#26399;&#20869;&#26080;&#27491;&#24403;&#29702;&#30001;&#25797;&#33258;&#20013;&#26029;&#20135;&#21697;&#30340;&#27491;&#24120;&#38144;&#21806;&#12290;</w:t>
      </w:r>
    </w:p>
    <w:p w14:paraId="20865E42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ascii="&#23435;&#20307;" w:hAnsi="&#23435;&#20307;"/>
          <w:kern w:val="0"/>
          <w:sz w:val="24"/>
        </w:rPr>
        <w:t>2</w:t>
      </w:r>
      <w:r>
        <w:rPr>
          <w:rFonts w:hint="eastAsia" w:ascii="&#23435;&#20307;" w:hAnsi="&#23435;&#20307;"/>
          <w:kern w:val="0"/>
          <w:sz w:val="24"/>
        </w:rPr>
        <w:t>&#12289;&#20057;&#26041;&#30003;&#35831;&#32456;&#27490;&#35813;&#21512;&#21516;&#65292;&#38656;&#25552;&#21069;</w:t>
      </w:r>
      <w:r>
        <w:rPr>
          <w:rFonts w:hint="eastAsia" w:ascii="&#23435;&#20307;" w:hAnsi="&#23435;&#20307;"/>
          <w:kern w:val="0"/>
          <w:sz w:val="24"/>
          <w:u w:val="single"/>
        </w:rPr>
        <w:t xml:space="preserve">     </w:t>
      </w:r>
      <w:r>
        <w:rPr>
          <w:rFonts w:hint="eastAsia" w:ascii="&#23435;&#20307;" w:hAnsi="&#23435;&#20307;"/>
          <w:kern w:val="0"/>
          <w:sz w:val="24"/>
        </w:rPr>
        <w:t>&#20010;&#26376;&#21521;&#30002;&#26041;&#25552;&#20986;&#20070;&#38754;&#30003;&#35831;&#65292;&#32463;&#30002;&#20057;&#21452;&#26041;&#32422;&#23450;&#19968;&#33268;&#26041;&#21487;&#35299;&#38500;&#12290;&#32456;&#27490;&#21518;&#65292;&#20057;&#26041;&#24212;&#37197;&#21512;&#30002;&#26041;&#36827;&#34892;&#24066;&#22330;&#20132;&#25509;&#65292;&#20132;&#25509;&#26399;&#38388;&#20057;&#26041;&#19981;&#24471;&#19982;&#26412;&#21512;&#21516;&#32422;&#23450;&#30340;&#20135;&#21697;&#26377;&#31454;&#20105;&#20851;&#31995;&#30340;&#21516;&#31867;&#20135;&#21697;&#12290;</w:t>
      </w:r>
    </w:p>
    <w:p w14:paraId="5DDACED6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4&#12289;&#26435;&#21033;&#21462;&#28040;&#25110;&#21512;&#21516;&#32456;&#27490;&#65292;&#20057;&#26041;&#24517;&#39035;&#26080;&#26465;&#20214;&#21327;&#21161;&#30002;&#26041;&#36716;&#35753;&#21306;&#22495;&#32473;&#20854;&#20182;&#21830;&#25110;&#20154;&#12290;</w:t>
      </w:r>
    </w:p>
    <w:p w14:paraId="2E3DBECF">
      <w:pPr>
        <w:widowControl/>
        <w:jc w:val="left"/>
        <w:rPr>
          <w:rFonts w:hint="eastAsia" w:ascii="&#23435;&#20307;" w:hAnsi="&#23435;&#20307;"/>
          <w:kern w:val="0"/>
          <w:sz w:val="24"/>
        </w:rPr>
      </w:pPr>
    </w:p>
    <w:p w14:paraId="11CDE797">
      <w:pPr>
        <w:rPr>
          <w:rFonts w:ascii="Times New Roman" w:hAnsi="Times New Roman"/>
          <w:b/>
          <w:sz w:val="24"/>
          <w:szCs w:val="20"/>
        </w:rPr>
      </w:pPr>
      <w:r>
        <w:rPr>
          <w:rFonts w:hint="eastAsia" w:ascii="Times New Roman" w:hAnsi="Times New Roman"/>
          <w:b/>
          <w:sz w:val="24"/>
          <w:szCs w:val="20"/>
        </w:rPr>
        <w:t>&#31532;&#21313;&#26465;  &#21512;&#20316;&#26399;&#38480;</w:t>
      </w:r>
    </w:p>
    <w:p w14:paraId="233A3DE9">
      <w:pPr>
        <w:rPr>
          <w:rFonts w:ascii="Times New Roman" w:hAnsi="Times New Roman"/>
          <w:sz w:val="24"/>
          <w:szCs w:val="20"/>
        </w:rPr>
      </w:pPr>
      <w:r>
        <w:rPr>
          <w:rFonts w:hint="eastAsia" w:ascii="Times New Roman" w:hAnsi="Times New Roman"/>
          <w:sz w:val="24"/>
          <w:szCs w:val="20"/>
        </w:rPr>
        <w:t>1&#12289;&#26412;&#21512;&#21516;&#21512;&#20316;&#26399;&#38480;&#20026;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&#22777; </w:t>
      </w:r>
      <w:r>
        <w:rPr>
          <w:rFonts w:hint="eastAsia" w:ascii="Times New Roman" w:hAnsi="Times New Roman"/>
          <w:sz w:val="24"/>
          <w:szCs w:val="20"/>
        </w:rPr>
        <w:t>&#24180;&#65292;&#33258;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del w:id="1" w:author="Coze" w:date="2025-04-20T00:00:00Z"><w:r><w:rPr><w:rFonts w:hint="eastAsia" w:ascii="Times New Roman" w:hAnsi="Times New Roman"/><w:sz w:val="24"/><w:szCs w:val="20"/><w:u w:val="single"/></w:rPr><w:delText>2025</w:delText></w:r></w:del><w:ins w:id="2" w:author="Coze" w:date="2025-04-20T00:00:00Z"><w:r><w:rPr><w:rFonts w:hint="eastAsia" w:ascii="Times New Roman" w:hAnsi="Times New Roman"/><w:color w:val="FF0000"/><w:sz w:val="24"/><w:szCs w:val="20"/><w:u w:val="single"/></w:rPr><w:t>2026</w:t></w:r></w:ins>
      <w:r>
        <w:rPr>
          <w:rFonts w:hint="eastAsia" w:ascii="Times New Roman" w:hAnsi="Times New Roman"/>
          <w:sz w:val="24"/>
          <w:szCs w:val="20"/>
        </w:rPr>
        <w:t>&#24180;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t>4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0"/>
        </w:rPr>
        <w:t>&#26376;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t>1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0"/>
        </w:rPr>
        <w:t>&#26085;&#36215;&#33267;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del w:id="3" w:author="Coze" w:date="2025-04-20T00:00:00Z"><w:r><w:rPr><w:rFonts w:hint="eastAsia" w:ascii="Times New Roman" w:hAnsi="Times New Roman"/><w:sz w:val="24"/><w:szCs w:val="20"/><w:u w:val="single"/></w:rPr><w:delText>2026</w:delText></w:r></w:del><w:ins w:id="4" w:author="Coze" w:date="2025-04-20T00:00:00Z"><w:r><w:rPr><w:rFonts w:hint="eastAsia" w:ascii="Times New Roman" w:hAnsi="Times New Roman"/><w:color w:val="FF0000"/><w:sz w:val="24"/><w:szCs w:val="20"/><w:u w:val="single"/></w:rPr><w:t>2027</w:t></w:r></w:ins>
      <w:r>
        <w:rPr>
          <w:rFonts w:hint="eastAsia" w:ascii="Times New Roman" w:hAnsi="Times New Roman"/>
          <w:sz w:val="24"/>
          <w:szCs w:val="20"/>
        </w:rPr>
        <w:t>&#24180;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t>3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0"/>
        </w:rPr>
        <w:t>&#26376;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ascii="Times New Roman" w:hAnsi="Times New Roman"/>
          <w:sz w:val="24"/>
          <w:szCs w:val="20"/>
          <w:u w:val="single"/>
        </w:rPr>
        <w:t>31</w:t>
      </w:r>
      <w:r>
        <w:rPr>
          <w:rFonts w:hint="eastAsia" w:ascii="Times New Roman" w:hAnsi="Times New Roman"/>
          <w:sz w:val="24"/>
          <w:szCs w:val="20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0"/>
        </w:rPr>
        <w:t>&#26085;&#27490;&#12290;</w:t>
      </w:r>
    </w:p>
    <w:p w14:paraId="0C65D403">
      <w:pPr>
        <w:widowControl/>
        <w:jc w:val="left"/>
        <w:rPr>
          <w:rFonts w:hint="eastAsia" w:ascii="&#23435;&#20307;" w:hAnsi="&#23435;&#20307;"/>
          <w:kern w:val="0"/>
          <w:sz w:val="24"/>
        </w:rPr>
      </w:pPr>
      <w:r>
        <w:rPr>
          <w:rFonts w:hint="eastAsia" w:ascii="&#23435;&#20307;" w:hAnsi="&#23435;&#20307;"/>
          <w:kern w:val="0"/>
          <w:sz w:val="24"/>
        </w:rPr>
        <w:t>2&#12289;&#26412;&#21512;&#21516;&#26399;&#28385;&#65292;&#22312;&#20057;&#26041;&#27809;&#26377;&#36829;&#21453;&#21512;&#21516;&#26465;&#27454;&#30340;&#26465;&#20214;&#19979;&#65292;&#20057;&#26041;&#23545;&#26412;&#21512;&#21516;&#32422;&#23450;&#30340;&#21306;&#22495;&#26377;&#20248;&#20808;&#32493;&#31614;&#21512;&#21516;&#30340;&#26435;&#21033;&#12290;&#20057;&#26041;&#24212;&#22312;&#26412;&#21512;&#21516;&#32456;&#27490;&#21069;</w:t>
      </w:r>
      <w:r>
        <w:rPr>
          <w:rFonts w:hint="eastAsia" w:ascii="&#23435;&#20307;" w:hAnsi="&#23435;&#20307;"/>
          <w:kern w:val="0"/>
          <w:sz w:val="24"/>
          <w:u w:val="single"/>
        </w:rPr>
        <w:t xml:space="preserve">     </w:t>
      </w:r>
      <w:r>
        <w:rPr>
          <w:rFonts w:hint="eastAsia" w:ascii="&#23435;&#20307;" w:hAnsi="&#23435;&#20307;"/>
          <w:kern w:val="0"/>
          <w:sz w:val="24"/>
        </w:rPr>
        <w:t>&#20010;&#26376;&#21521;&#30002;&#26041;&#25552;&#20986;&#32493;&#31614;&#21512;&#21516;&#30003;&#35831;&#65292;&#32463;&#30002;&#26041;&#21516;&#24847;&#21518;&#21150;&#29702;&#32493;&#31614;&#25163;&#32493;&#12290;</w:t>
      </w:r>
    </w:p>
    <w:p w14:paraId="39832BB1">
      <w:pPr>
        <w:ind w:firstLine="480" w:firstLineChars="200"/>
        <w:rPr>
          <w:sz w:val="24"/>
        </w:rPr>
      </w:pPr>
    </w:p>
    <w:p w14:paraId="782FEC68">
      <w:pPr>
        <w:rPr>
          <w:b/>
          <w:bCs/>
          <w:sz w:val="24"/>
        </w:rPr>
      </w:pPr>
      <w:r>
        <w:rPr>
          <w:b/>
          <w:bCs/>
          <w:sz w:val="24"/>
        </w:rPr>
        <w:t>&#31532;</w:t>
      </w:r>
      <w:r>
        <w:rPr>
          <w:rFonts w:hint="eastAsia"/>
          <w:b/>
          <w:bCs/>
          <w:sz w:val="24"/>
        </w:rPr>
        <w:t>&#21313;&#19968;</w:t>
      </w:r>
      <w:r>
        <w:rPr>
          <w:b/>
          <w:bCs/>
          <w:sz w:val="24"/>
        </w:rPr>
        <w:t>&#26465;  &#27861;&#24459;&#36866;&#29992;&#21450;&#20105;&#35758;&#30340;&#35299;&#20915;</w:t>
      </w:r>
    </w:p>
    <w:p w14:paraId="618D3A14">
      <w:pPr>
        <w:rPr>
          <w:sz w:val="24"/>
        </w:rPr>
      </w:pPr>
      <w:r>
        <w:rPr>
          <w:rFonts w:hint="eastAsia"/>
          <w:sz w:val="24"/>
        </w:rPr>
        <w:t>1&#12289;</w:t>
      </w:r>
      <w:r>
        <w:rPr>
          <w:sz w:val="24"/>
        </w:rPr>
        <w:t>&#26412;</w:t>
      </w:r>
      <w:r>
        <w:rPr>
          <w:rFonts w:hint="eastAsia"/>
          <w:sz w:val="24"/>
        </w:rPr>
        <w:t>&#21512;&#21516;</w:t>
      </w:r>
      <w:r>
        <w:rPr>
          <w:sz w:val="24"/>
        </w:rPr>
        <w:t>&#36866;&#29992;&#27861;&#24459;&#20026;&#20013;&#21326;&#20154;&#27665;&#20849;&#21644;&#22269;&#30340;&#27861;&#24459;&#12290;</w:t>
      </w:r>
    </w:p>
    <w:p w14:paraId="01FA0B7A">
      <w:pPr>
        <w:rPr>
          <w:sz w:val="24"/>
        </w:rPr>
      </w:pPr>
      <w:r>
        <w:rPr>
          <w:rFonts w:hint="eastAsia"/>
          <w:sz w:val="24"/>
        </w:rPr>
        <w:t>2&#12289;</w:t>
      </w:r>
      <w:r>
        <w:rPr>
          <w:sz w:val="24"/>
        </w:rPr>
        <w:t>&#22914;&#26412;</w:t>
      </w:r>
      <w:r>
        <w:rPr>
          <w:rFonts w:hint="eastAsia"/>
          <w:sz w:val="24"/>
        </w:rPr>
        <w:t>&#21512;&#21516;</w:t>
      </w:r>
      <w:r>
        <w:rPr>
          <w:sz w:val="24"/>
        </w:rPr>
        <w:t>&#23653;&#34892;&#36807;&#31243;&#20013;&#20135;&#29983;&#20105;&#35758;&#65292;&#21452;&#26041;&#24212;&#21451;&#22909;&#21327;&#21830;&#35299;&#20915;&#12290;&#21327;&#21830;&#19981;&#25104;&#30340;&#65292;&#20219;&#20309;&#19968;&#26041;&#26377;&#26435;&#20381;&#27861;&#21521;&#38271;&#27801;&#24066;</w:t>
      </w:r>
      <w:r>
        <w:rPr>
          <w:rFonts w:hint="eastAsia"/>
          <w:sz w:val="24"/>
        </w:rPr>
        <w:t>&#38632;&#33457;</w:t>
      </w:r>
      <w:r>
        <w:rPr>
          <w:sz w:val="24"/>
        </w:rPr>
        <w:t>&#21306;&#20154;&#27665;&#27861;&#38498;&#25552;&#36215;&#35785;&#35772;&#65292;&#30001;&#27492;&#20135;&#29983;&#30340;&#35785;&#35772;&#36153;&#12289;&#24459;&#24072;&#36153;&#12289;&#20445;&#20840;&#36153;&#12289;&#20445;&#20989;&#36153;&#12289;&#20844;&#21578;&#36153;&#12289;&#37492;&#23450;&#36153;&#31561;&#30456;&#20851;&#36153;&#29992;&#30001;&#36133;&#35785;&#26041;&#25215;&#25285;&#12290;</w:t>
      </w:r>
    </w:p>
    <w:p w14:paraId="7097049C">
      <w:pPr>
        <w:rPr>
          <w:sz w:val="24"/>
        </w:rPr>
      </w:pPr>
    </w:p>
    <w:p w14:paraId="6C98C4D7">
      <w:pPr>
        <w:rPr>
          <w:b/>
          <w:bCs/>
          <w:sz w:val="24"/>
        </w:rPr>
      </w:pPr>
      <w:r>
        <w:rPr>
          <w:b/>
          <w:bCs/>
          <w:sz w:val="24"/>
        </w:rPr>
        <w:t>&#31532;</w:t>
      </w:r>
      <w:r>
        <w:rPr>
          <w:rFonts w:hint="eastAsia"/>
          <w:b/>
          <w:bCs/>
          <w:sz w:val="24"/>
        </w:rPr>
        <w:t>&#21313;&#20108;</w:t>
      </w:r>
      <w:r>
        <w:rPr>
          <w:b/>
          <w:bCs/>
          <w:sz w:val="24"/>
        </w:rPr>
        <w:t>&#26465;  &#20854;&#20182;</w:t>
      </w:r>
    </w:p>
    <w:p w14:paraId="3BC459BA">
      <w:pPr>
        <w:rPr>
          <w:sz w:val="24"/>
        </w:rPr>
      </w:pPr>
      <w:r>
        <w:rPr>
          <w:rFonts w:hint="eastAsia"/>
          <w:sz w:val="24"/>
        </w:rPr>
        <w:t>1&#12289;</w:t>
      </w:r>
      <w:r>
        <w:rPr>
          <w:sz w:val="24"/>
        </w:rPr>
        <w:t>&#26412;</w:t>
      </w:r>
      <w:r>
        <w:rPr>
          <w:rFonts w:hint="eastAsia"/>
          <w:sz w:val="24"/>
        </w:rPr>
        <w:t>&#21512;&#21516;</w:t>
      </w:r>
      <w:r>
        <w:rPr>
          <w:sz w:val="24"/>
        </w:rPr>
        <w:t>&#33258;&#21452;&#26041;&#31614;&#23383;&#12289;&#30422;&#31456;&#20043;&#26085;&#36215;&#29983;&#25928;&#12290;</w:t>
      </w:r>
    </w:p>
    <w:p w14:paraId="76B30484">
      <w:pPr>
        <w:rPr>
          <w:sz w:val="24"/>
        </w:rPr>
      </w:pPr>
      <w:r>
        <w:rPr>
          <w:rFonts w:hint="eastAsia"/>
          <w:sz w:val="24"/>
        </w:rPr>
        <w:t>2&#12289;</w:t>
      </w:r>
      <w:r>
        <w:rPr>
          <w:sz w:val="24"/>
        </w:rPr>
        <w:t>&#26412;</w:t>
      </w:r>
      <w:r>
        <w:rPr>
          <w:rFonts w:hint="eastAsia"/>
          <w:sz w:val="24"/>
        </w:rPr>
        <w:t>&#21512;&#21516;</w:t>
      </w:r>
      <w:r>
        <w:rPr>
          <w:sz w:val="24"/>
        </w:rPr>
        <w:t>&#26410;&#23613;&#20043;&#20107;&#23452;&#65292;&#30001;&#21452;&#26041;&#21478;&#34892;&#21327;&#21830;&#30830;&#23450;&#12290;</w:t>
      </w:r>
    </w:p>
    <w:p w14:paraId="4CC134E3">
      <w:pPr>
        <w:rPr>
          <w:sz w:val="24"/>
        </w:rPr>
      </w:pPr>
      <w:r>
        <w:rPr>
          <w:rFonts w:hint="eastAsia"/>
          <w:sz w:val="24"/>
        </w:rPr>
        <w:t>3&#12289;</w:t>
      </w:r>
      <w:r>
        <w:rPr>
          <w:sz w:val="24"/>
        </w:rPr>
        <w:t>&#26412;</w:t>
      </w:r>
      <w:r>
        <w:rPr>
          <w:rFonts w:hint="eastAsia"/>
          <w:sz w:val="24"/>
        </w:rPr>
        <w:t>&#21512;&#21516;</w:t>
      </w:r>
      <w:r>
        <w:rPr>
          <w:sz w:val="24"/>
        </w:rPr>
        <w:t>&#19968;&#24335;&#20004;&#20221;&#65292;&#30002;&#20057;&#21452;&#26041;&#21508;&#25345;&#19968;&#20221;&#65292;&#20855;&#26377;&#21516;&#31561;&#27861;&#24459;&#25928;&#21147;&#12290;</w:t>
      </w:r>
    </w:p>
    <w:p w14:paraId="2B16C8E6">
      <w:pPr>
        <w:rPr>
          <w:sz w:val="24"/>
        </w:rPr>
      </w:pPr>
      <w:r>
        <w:rPr>
          <w:sz w:val="24"/>
        </w:rPr>
        <w:t>&#65288;&#20197;&#19979;&#26080;&#27491;&#25991;&#65289;</w:t>
      </w:r>
    </w:p>
    <w:p w14:paraId="2425F0A1">
      <w:pPr>
        <w:rPr>
          <w:sz w:val="24"/>
        </w:rPr>
      </w:pPr>
    </w:p>
    <w:p w14:paraId="755E417A">
      <w:pPr>
        <w:rPr>
          <w:sz w:val="24"/>
        </w:rPr>
      </w:pPr>
    </w:p>
    <w:p w14:paraId="539F94B5">
      <w:pPr>
        <w:rPr>
          <w:rFonts w:hint="eastAsia"/>
          <w:sz w:val="24"/>
        </w:rPr>
      </w:pPr>
    </w:p>
    <w:p w14:paraId="5E8D187E">
      <w:pPr>
        <w:spacing w:line="360" w:lineRule="auto"/>
        <w:rPr>
          <w:sz w:val="24"/>
        </w:rPr>
      </w:pPr>
      <w:r>
        <w:rPr>
          <w:sz w:val="24"/>
        </w:rPr>
        <w:t>&#30002;&#26041;&#65306;</w:t>
      </w:r>
      <w:r>
        <w:rPr>
          <w:rFonts w:hint="eastAsia"/>
          <w:sz w:val="24"/>
        </w:rPr>
        <w:t>&#28246;&#21335;&#28248;&#37324;&#24773;&#20892;&#19994;&#31185;&#25216;&#26377;&#38480;&#20844;&#21496;</w:t>
      </w:r>
      <w:r>
        <w:rPr>
          <w:sz w:val="24"/>
        </w:rPr>
        <w:t>&#65288;&#30422;&#31456;&#65289;</w:t>
      </w:r>
    </w:p>
    <w:p w14:paraId="65F188F7">
      <w:pPr>
        <w:spacing w:line="360" w:lineRule="auto"/>
        <w:rPr>
          <w:sz w:val="24"/>
        </w:rPr>
      </w:pPr>
      <w:r>
        <w:rPr>
          <w:sz w:val="24"/>
        </w:rPr>
        <w:t>&#27861;&#23450;&#20195;&#34920;&#20154;&#65288;&#31614;&#23383;&#65289;&#65306;</w:t>
      </w:r>
    </w:p>
    <w:p w14:paraId="7E205AD8">
      <w:pPr>
        <w:spacing w:line="360" w:lineRule="auto"/>
        <w:rPr>
          <w:sz w:val="24"/>
        </w:rPr>
      </w:pPr>
      <w:r>
        <w:rPr>
          <w:sz w:val="24"/>
        </w:rPr>
        <w:t>&#26085;&#26399;&#65306;      &#24180;   &#26376;   &#26085;</w:t>
      </w:r>
    </w:p>
    <w:p w14:paraId="48936F9B">
      <w:pPr>
        <w:rPr>
          <w:rFonts w:hint="eastAsia"/>
          <w:sz w:val="24"/>
        </w:rPr>
      </w:pPr>
    </w:p>
    <w:p w14:paraId="5B2D60C7">
      <w:pPr>
        <w:spacing w:line="360" w:lineRule="auto"/>
        <w:rPr>
          <w:sz w:val="24"/>
        </w:rPr>
      </w:pPr>
    </w:p>
    <w:p w14:paraId="76E69977">
      <w:pPr>
        <w:spacing w:line="360" w:lineRule="auto"/>
        <w:rPr>
          <w:sz w:val="24"/>
        </w:rPr>
      </w:pPr>
      <w:r>
        <w:rPr>
          <w:sz w:val="24"/>
        </w:rPr>
        <w:t>&#20057;&#26041;&#65306;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&#65288;&#30422;&#31456;&#65289;</w:t>
      </w:r>
    </w:p>
    <w:p w14:paraId="079A6F02">
      <w:pPr>
        <w:spacing w:line="360" w:lineRule="auto"/>
        <w:rPr>
          <w:sz w:val="24"/>
        </w:rPr>
      </w:pPr>
      <w:r>
        <w:rPr>
          <w:rFonts w:hint="eastAsia"/>
          <w:sz w:val="24"/>
        </w:rPr>
        <w:t>&#32463;&#33829;&#32773;</w:t>
      </w:r>
      <w:r>
        <w:rPr>
          <w:sz w:val="24"/>
        </w:rPr>
        <w:t>&#65288;&#31614;&#23383;&#65289;&#65306;</w:t>
      </w:r>
    </w:p>
    <w:p w14:paraId="4AA14E1B">
      <w:pPr>
        <w:spacing w:line="360" w:lineRule="auto"/>
        <w:rPr>
          <w:sz w:val="24"/>
        </w:rPr>
      </w:pPr>
      <w:r>
        <w:rPr>
          <w:sz w:val="24"/>
        </w:rPr>
        <w:t>&#26085;&#26399;&#65306;      &#24180;   &#26376;   &#26085;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377D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62A4B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62A4B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FF582">
    <w:pPr>
      <w:pStyle w:val="3"/>
      <w:jc w:val="distribute"/>
      <w:rPr>
        <w:rFonts w:hint="eastAsia"/>
        <w:b/>
        <w:bCs/>
        <w:sz w:val="48"/>
        <w:szCs w:val="48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-268605</wp:posOffset>
          </wp:positionH>
          <wp:positionV relativeFrom="paragraph">
            <wp:posOffset>-26035</wp:posOffset>
          </wp:positionV>
          <wp:extent cx="1156970" cy="604520"/>
          <wp:effectExtent l="0" t="0" r="5080" b="5080"/>
          <wp:wrapNone/>
          <wp:docPr id="349436091" name="图片 3494360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436091" name="图片 3494360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775" b="15529"/>
                  <a:stretch>
                    <a:fillRect/>
                  </a:stretch>
                </pic:blipFill>
                <pic:spPr>
                  <a:xfrm>
                    <a:off x="0" y="0"/>
                    <a:ext cx="1156942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48"/>
        <w:szCs w:val="48"/>
      </w:rPr>
      <w:t xml:space="preserve"> </w:t>
    </w:r>
    <w:r>
      <w:rPr>
        <w:b/>
        <w:bCs/>
        <w:sz w:val="48"/>
        <w:szCs w:val="48"/>
      </w:rPr>
      <w:t xml:space="preserve">     </w:t>
    </w:r>
    <w:r>
      <w:rPr>
        <w:rFonts w:hint="eastAsia"/>
        <w:b/>
        <w:bCs/>
        <w:sz w:val="48"/>
        <w:szCs w:val="48"/>
      </w:rPr>
      <w:t>湖南湘里情农业科技有限公司</w:t>
    </w:r>
  </w:p>
  <w:p w14:paraId="1C7ACC5E">
    <w:pPr>
      <w:pStyle w:val="3"/>
      <w:jc w:val="distribute"/>
      <w:rPr>
        <w:rFonts w:hint="eastAsia"/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       Hunan Xiangliqing Agricultural Science and Technology Co. LTD</w:t>
    </w:r>
  </w:p>
  <w:p w14:paraId="45118D85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EA9EE"/>
    <w:multiLevelType w:val="singleLevel"/>
    <w:tmpl w:val="946EA9E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432B7A"/>
    <w:multiLevelType w:val="singleLevel"/>
    <w:tmpl w:val="A2432B7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isplayHorizontalDrawingGridEvery w:val="2"/>
  <w:displayVerticalDrawingGridEvery w:val="2"/>
  <w:characterSpacingControl w:val="compressPunctuation"/>
  <w:hdrShapeDefaults>
    <o:shapelayout v:ext="edit">
      <o:idmap v:ext="edit" data="3,4"/>
    </o:shapelayout>
  </w:hdrShapeDefaults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BBC"/>
    <w:rsid w:val="0007647F"/>
    <w:rsid w:val="00104903"/>
    <w:rsid w:val="001C6CC6"/>
    <w:rsid w:val="001E675C"/>
    <w:rsid w:val="003F5BBC"/>
    <w:rsid w:val="004A0800"/>
    <w:rsid w:val="005268BE"/>
    <w:rsid w:val="00577061"/>
    <w:rsid w:val="00632155"/>
    <w:rsid w:val="00877850"/>
    <w:rsid w:val="008B7F90"/>
    <w:rsid w:val="009343ED"/>
    <w:rsid w:val="009824E3"/>
    <w:rsid w:val="00AC0BAA"/>
    <w:rsid w:val="00AC50DD"/>
    <w:rsid w:val="00E441C5"/>
    <w:rsid w:val="1CAA6592"/>
    <w:rsid w:val="370B60F5"/>
    <w:rsid w:val="44947B11"/>
    <w:rsid w:val="4F0A5B1A"/>
    <w:rsid w:val="5B507878"/>
    <w:rsid w:val="6D55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ascii"?>
<Relationships xmlns="http://schemas.openxmlformats.org/package/2006/relationships">
  <Relationship Id="rId8" Type="http://schemas.openxmlformats.org/officeDocument/2006/relationships/fontTable" Target="fontTable.xml"/>
  <Relationship Id="rId7" Type="http://schemas.openxmlformats.org/officeDocument/2006/relationships/numbering" Target="numbering.xml"/>
  <Relationship Id="rId6" Type="http://schemas.openxmlformats.org/officeDocument/2006/relationships/customXml" Target="../customXml/item1.xml"/>
  <Relationship Id="rId5" Type="http://schemas.openxmlformats.org/officeDocument/2006/relationships/theme" Target="theme/theme1.xml"/>
  <Relationship Id="rId4" Type="http://schemas.openxmlformats.org/officeDocument/2006/relationships/footer" Target="footer1.xml"/>
  <Relationship Id="rId3" Type="http://schemas.openxmlformats.org/officeDocument/2006/relationships/header" Target="header1.xml"/>
  <Relationship Id="rId2" Type="http://schemas.openxmlformats.org/officeDocument/2006/relationships/settings" Target="settings.xml"/>
  <Relationship Id="rId1" Type="http://schemas.openxmlformats.org/officeDocument/2006/relationships/styles" Target="styles.xml"/>
</Relationships>

</file>

<file path=word/_rels/header1.xml.rels><?xml version="1.0" encoding="ascii"?>
<Relationships xmlns="http://schemas.openxmlformats.org/package/2006/relationships">
  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ascii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</Words>
  <Characters>16</Characters>
  <Lines>87</Lines>
  <Paragraphs>93</Paragraphs>
  <TotalTime>4</TotalTime>
  <ScaleCrop>false</ScaleCrop>
  <LinksUpToDate>false</LinksUpToDate>
  <CharactersWithSpaces>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2025-04-22T16:07:00Z</dcterms:created>
  <dc:creator>Administrator</dc:creator>
  <cp:lastModifiedBy>松铭贸易</cp:lastModifiedBy>
  <dcterms:modified xsi:type="dcterms:W3CDTF">2026-04-20T03:03:43Z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eyJoZGlkIjoiYjg2ZDdhZTlhNzkxNjZjYTdhZjg3ODY5MGUwMGQ2ZDYiLCJ1c2VySWQiOiI1NTMwMzc0NzcifQ==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A0FB7AA67E82493998488BFA4C1B0D04_13</vt:lpwstr>
  </property>
</Properties>
</file>